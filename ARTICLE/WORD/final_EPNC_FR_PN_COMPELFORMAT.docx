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172E902C" w:rsidR="0008786F" w:rsidRDefault="00013546">
      <w:pPr>
        <w:rPr>
          <w:b/>
          <w:sz w:val="28"/>
          <w:lang w:val="en-GB"/>
        </w:rPr>
        <w:pPrChange w:id="1" w:author="Filip Rynkiewicz" w:date="2019-05-21T12:12:00Z">
          <w:pPr>
            <w:ind w:firstLine="708"/>
            <w:jc w:val="center"/>
          </w:pPr>
        </w:pPrChange>
      </w:pPr>
      <w:r>
        <w:rPr>
          <w:b/>
          <w:sz w:val="28"/>
          <w:lang w:val="en-GB"/>
        </w:rPr>
        <w:t xml:space="preserve">         </w:t>
      </w:r>
      <w:del w:id="2" w:author="MenosG" w:date="2019-05-18T18:19:00Z">
        <w:r w:rsidR="007B78C9" w:rsidRPr="007B78C9" w:rsidDel="003D28BA">
          <w:rPr>
            <w:b/>
            <w:sz w:val="28"/>
            <w:lang w:val="en-GB"/>
          </w:rPr>
          <w:delText>Modeling</w:delText>
        </w:r>
      </w:del>
      <w:ins w:id="3" w:author="MenosG" w:date="2019-05-18T18:19:00Z">
        <w:r w:rsidR="003D28BA" w:rsidRPr="007B78C9">
          <w:rPr>
            <w:b/>
            <w:sz w:val="28"/>
            <w:lang w:val="en-GB"/>
          </w:rPr>
          <w:t>Modelling</w:t>
        </w:r>
      </w:ins>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r w:rsidRPr="001A2A6B">
        <w:rPr>
          <w:lang w:val="en-US"/>
        </w:rPr>
        <w:t>Rynkiewicz</w:t>
      </w:r>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ul. Wólczańska 215, 90-924 Lodz,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0EDAEC4C"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r>
        <w:rPr>
          <w:i/>
          <w:iCs/>
          <w:lang w:val="de-DE"/>
        </w:rPr>
        <w:t xml:space="preserve">Purpose - </w:t>
      </w:r>
      <w:r>
        <w:rPr>
          <w:lang w:val="de-DE"/>
        </w:rPr>
        <w:t xml:space="preserve">The aim of this paper is to present methods to calculate pupil size </w:t>
      </w:r>
      <w:ins w:id="4" w:author="MenosG" w:date="2019-04-15T20:39:00Z">
        <w:r w:rsidR="0095448F">
          <w:rPr>
            <w:lang w:val="de-DE"/>
          </w:rPr>
          <w:t xml:space="preserve">changes </w:t>
        </w:r>
      </w:ins>
      <w:r>
        <w:rPr>
          <w:lang w:val="de-DE"/>
        </w:rPr>
        <w:t>based on various parameters, such as: luminance, age, corneal flux density or monocular/binocular effect</w:t>
      </w:r>
      <w:ins w:id="5" w:author="MenosG" w:date="2019-04-15T20:39:00Z">
        <w:r w:rsidR="0095448F">
          <w:rPr>
            <w:lang w:val="de-DE"/>
          </w:rPr>
          <w:t xml:space="preserve"> and to distinguish</w:t>
        </w:r>
      </w:ins>
      <w:ins w:id="6" w:author="MenosG" w:date="2019-04-15T20:40:00Z">
        <w:r w:rsidR="0095448F">
          <w:rPr>
            <w:lang w:val="de-DE"/>
          </w:rPr>
          <w:t xml:space="preserve"> factors which are source of those changes</w:t>
        </w:r>
      </w:ins>
      <w:r>
        <w:rPr>
          <w:lang w:val="de-DE"/>
        </w:rPr>
        <w:t>. These models allow to distinguish pupil dilation caused by the influence of light and other factors such as psychological state of participants.</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19FCF168" w:rsidR="007B78C9" w:rsidRDefault="007B78C9" w:rsidP="007B78C9">
      <w:pPr>
        <w:pStyle w:val="Tre"/>
        <w:jc w:val="both"/>
      </w:pPr>
      <w:r>
        <w:rPr>
          <w:i/>
          <w:iCs/>
        </w:rPr>
        <w:t>Findings</w:t>
      </w:r>
      <w:r>
        <w:t xml:space="preserve"> – The results of measurements conducted for various samples taking into account multiple parameters, not just luminance, indicate that the models present more flexibility and can be used to provide more accurate calculations for researchers in the future.</w:t>
      </w:r>
      <w:ins w:id="7" w:author="MenosG" w:date="2019-04-15T20:42:00Z">
        <w:r w:rsidR="0095448F">
          <w:t xml:space="preserve"> </w:t>
        </w:r>
      </w:ins>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ins w:id="8" w:author="MenosG" w:date="2019-04-15T20:42:00Z">
        <w:r w:rsidR="0095448F">
          <w:t xml:space="preserve">and other factors </w:t>
        </w:r>
      </w:ins>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0950B1">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2C56B452"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del w:id="9" w:author="MenosG" w:date="2019-04-15T20:43:00Z">
        <w:r w:rsidR="007B78C9" w:rsidDel="0088062E">
          <w:delText>this  organ</w:delText>
        </w:r>
      </w:del>
      <w:ins w:id="10" w:author="MenosG" w:date="2019-04-15T20:43:00Z">
        <w:r w:rsidR="0088062E">
          <w:t>this organ</w:t>
        </w:r>
      </w:ins>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11"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11"/>
      <w:r w:rsidRPr="00EB4AC8">
        <w:rPr>
          <w:lang w:val="en-US"/>
        </w:rPr>
        <w:t>. Anatomy of human eye, https://goo.gl/k5qap4</w:t>
      </w:r>
    </w:p>
    <w:p w14:paraId="17CD4A6E" w14:textId="77777777" w:rsidR="007B78C9" w:rsidRDefault="007B78C9" w:rsidP="007B78C9">
      <w:pPr>
        <w:pStyle w:val="tt"/>
        <w:ind w:firstLine="0"/>
      </w:pPr>
      <w:r>
        <w:rPr>
          <w:rStyle w:val="Brak"/>
        </w:rPr>
        <w:t xml:space="preserve">Light passes through the cornea, the pupil and the lens to finally fall on the light-sensitive cells of the retina. When the amount of light coming through the iris exceeds normal requisition, or there is shortage of light for the eye to perform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39AD24B2"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An increase in the size of the pupil of the eye has been found to accompany interest understood in the context of </w:t>
      </w:r>
      <w:r>
        <w:rPr>
          <w:rStyle w:val="Brak"/>
        </w:rPr>
        <w:lastRenderedPageBreak/>
        <w:t xml:space="preserve">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12"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12"/>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516935EB" w:rsidR="009E6F28" w:rsidRPr="009E6F28" w:rsidRDefault="009E6F28" w:rsidP="009E6F28">
      <w:pPr>
        <w:pStyle w:val="tt"/>
        <w:ind w:firstLine="0"/>
        <w:rPr>
          <w:lang w:val="en-US"/>
        </w:rPr>
      </w:pPr>
      <w:r>
        <w:rPr>
          <w:rStyle w:val="Hyperlink2"/>
        </w:rPr>
        <w:tab/>
      </w:r>
      <w:r w:rsidRPr="009E6F28">
        <w:rPr>
          <w:lang w:val="en-US"/>
        </w:rPr>
        <w:t xml:space="preserve">Subsequent pupillary measurements will be made with a different physiological index. </w:t>
      </w:r>
      <w:ins w:id="13" w:author="Filip Rynkiewicz" w:date="2019-05-21T12:12:00Z">
        <w:r w:rsidR="00625015">
          <w:rPr>
            <w:lang w:val="en-US"/>
          </w:rPr>
          <w:t>It is o</w:t>
        </w:r>
      </w:ins>
      <w:del w:id="14" w:author="Filip Rynkiewicz" w:date="2019-05-21T12:12:00Z">
        <w:r w:rsidRPr="009E6F28" w:rsidDel="00625015">
          <w:rPr>
            <w:lang w:val="en-US"/>
          </w:rPr>
          <w:delText>We o</w:delText>
        </w:r>
      </w:del>
      <w:r w:rsidRPr="009E6F28">
        <w:rPr>
          <w:lang w:val="en-US"/>
        </w:rPr>
        <w:t>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Pearson and Platt, 2014). The numerical accuracy of different variants of integral image computation algorithms give the possibility of multiple evaluation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36973FA"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to predict the pupillary response and factor localization. </w:t>
      </w:r>
    </w:p>
    <w:p w14:paraId="65D3CA3D" w14:textId="541D3B24"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r w:rsidR="00282E8A" w:rsidRPr="009E6F28">
        <w:rPr>
          <w:lang w:val="en-US"/>
        </w:rPr>
        <w:t xml:space="preserve">model </w:t>
      </w:r>
      <w:r w:rsidR="00282E8A">
        <w:rPr>
          <w:lang w:val="en-US"/>
        </w:rPr>
        <w:t>based</w:t>
      </w:r>
      <w:r w:rsidR="00282E8A" w:rsidRPr="009E6F28">
        <w:rPr>
          <w:lang w:val="en-US"/>
        </w:rPr>
        <w:t xml:space="preserve"> 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3AC8B23A" w:rsidR="00E60A17" w:rsidRDefault="007B78C9" w:rsidP="00AC0417">
      <w:pPr>
        <w:pStyle w:val="tt"/>
        <w:rPr>
          <w:lang w:val="en-US"/>
        </w:rPr>
      </w:pPr>
      <w:r>
        <w:rPr>
          <w:rStyle w:val="Hyperlink2"/>
        </w:rPr>
        <w:t>Models of pupil changes under the influence of light may allow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48F23FF3" w:rsidR="003923E6" w:rsidRDefault="003E11D8" w:rsidP="000950B1">
      <w:pPr>
        <w:pStyle w:val="Heading1"/>
        <w:rPr>
          <w:lang w:val="en-US"/>
        </w:rPr>
      </w:pPr>
      <w:del w:id="15" w:author="MenosG" w:date="2019-05-18T18:37:00Z">
        <w:r w:rsidRPr="003E11D8" w:rsidDel="000950B1">
          <w:rPr>
            <w:lang w:val="en-US"/>
          </w:rPr>
          <w:delText>Mathematical model</w:delText>
        </w:r>
        <w:r w:rsidDel="000950B1">
          <w:rPr>
            <w:lang w:val="en-US"/>
          </w:rPr>
          <w:delText xml:space="preserve">s </w:delText>
        </w:r>
        <w:r w:rsidR="00841A0D" w:rsidDel="000950B1">
          <w:rPr>
            <w:lang w:val="en-US"/>
          </w:rPr>
          <w:delText>of the p</w:delText>
        </w:r>
        <w:r w:rsidR="00841A0D" w:rsidRPr="00841A0D" w:rsidDel="000950B1">
          <w:rPr>
            <w:lang w:val="en-US"/>
          </w:rPr>
          <w:delText>upillary</w:delText>
        </w:r>
      </w:del>
      <w:ins w:id="16" w:author="MenosG" w:date="2019-05-18T18:37:00Z">
        <w:r w:rsidR="000950B1">
          <w:rPr>
            <w:lang w:val="en-US"/>
          </w:rPr>
          <w:t>Pupillary</w:t>
        </w:r>
      </w:ins>
      <w:r w:rsidR="00841A0D" w:rsidRPr="00841A0D">
        <w:rPr>
          <w:lang w:val="en-US"/>
        </w:rPr>
        <w:t xml:space="preserve"> light reflex</w:t>
      </w:r>
      <w:r w:rsidR="00841A0D">
        <w:rPr>
          <w:lang w:val="en-US"/>
        </w:rPr>
        <w:t xml:space="preserve"> </w:t>
      </w:r>
      <w:ins w:id="17" w:author="MenosG" w:date="2019-05-18T18:36:00Z">
        <w:r w:rsidR="000950B1">
          <w:rPr>
            <w:lang w:val="en-US"/>
          </w:rPr>
          <w:t>in equilibrium state</w:t>
        </w:r>
      </w:ins>
    </w:p>
    <w:p w14:paraId="7F7EDC5A" w14:textId="77777777" w:rsidR="00E60A17" w:rsidRDefault="00E60A17" w:rsidP="00AC0417">
      <w:pPr>
        <w:pStyle w:val="tt"/>
        <w:rPr>
          <w:lang w:val="en-US"/>
        </w:rPr>
      </w:pPr>
    </w:p>
    <w:p w14:paraId="11392ABE" w14:textId="3DFA8652" w:rsidR="007B78C9" w:rsidRPr="003E11D8" w:rsidDel="00D1314C" w:rsidRDefault="003E11D8" w:rsidP="00D1314C">
      <w:pPr>
        <w:pStyle w:val="tt"/>
        <w:rPr>
          <w:del w:id="18" w:author="MenosG" w:date="2019-05-18T15:23:00Z"/>
          <w:rStyle w:val="Hyperlink2"/>
          <w:lang w:val="en-GB"/>
        </w:rPr>
      </w:pPr>
      <w:r>
        <w:t xml:space="preserve">The pupillary light reflex is the main mechanism that regulates the pupillary diameter. </w:t>
      </w:r>
      <w:r w:rsidR="007B78C9">
        <w:t>Most models so far have been developed against the background of empirical research</w:t>
      </w:r>
      <w:ins w:id="19" w:author="MenosG" w:date="2019-05-18T15:19:00Z">
        <w:r w:rsidR="00D1314C">
          <w:t xml:space="preserve">. </w:t>
        </w:r>
      </w:ins>
      <w:ins w:id="20" w:author="MenosG" w:date="2019-05-18T15:20:00Z">
        <w:r w:rsidR="00D1314C">
          <w:t xml:space="preserve">Data gathered in those experiment was obtained </w:t>
        </w:r>
      </w:ins>
      <w:ins w:id="21" w:author="MenosG" w:date="2019-05-18T15:25:00Z">
        <w:r w:rsidR="00D1314C">
          <w:t xml:space="preserve">after the </w:t>
        </w:r>
      </w:ins>
      <w:ins w:id="22" w:author="MenosG" w:date="2019-05-18T15:22:00Z">
        <w:r w:rsidR="00D1314C">
          <w:t xml:space="preserve">pupil </w:t>
        </w:r>
      </w:ins>
      <w:ins w:id="23" w:author="MenosG" w:date="2019-05-18T15:25:00Z">
        <w:r w:rsidR="00D1314C">
          <w:t xml:space="preserve">have reached the </w:t>
        </w:r>
      </w:ins>
      <w:ins w:id="24" w:author="MenosG" w:date="2019-05-18T15:22:00Z">
        <w:r w:rsidR="00D1314C" w:rsidRPr="00AF2793">
          <w:rPr>
            <w:i/>
          </w:rPr>
          <w:t>equilibrium</w:t>
        </w:r>
        <w:r w:rsidR="00D1314C">
          <w:t xml:space="preserve"> </w:t>
        </w:r>
      </w:ins>
      <w:ins w:id="25" w:author="MenosG" w:date="2019-05-18T15:20:00Z">
        <w:r w:rsidR="00D1314C">
          <w:t>state</w:t>
        </w:r>
        <w:r w:rsidR="00D1314C">
          <w:rPr>
            <w:i/>
          </w:rPr>
          <w:t>,</w:t>
        </w:r>
      </w:ins>
      <w:ins w:id="26" w:author="MenosG" w:date="2019-05-18T15:21:00Z">
        <w:r w:rsidR="00D1314C">
          <w:rPr>
            <w:i/>
          </w:rPr>
          <w:t xml:space="preserve"> </w:t>
        </w:r>
      </w:ins>
      <w:ins w:id="27" w:author="MenosG" w:date="2019-05-18T15:25:00Z">
        <w:r w:rsidR="00D1314C">
          <w:t xml:space="preserve">when </w:t>
        </w:r>
      </w:ins>
      <w:ins w:id="28" w:author="MenosG" w:date="2019-05-18T15:21:00Z">
        <w:r w:rsidR="00D1314C">
          <w:t>the pupil have stabilized for each</w:t>
        </w:r>
      </w:ins>
      <w:ins w:id="29" w:author="MenosG" w:date="2019-05-18T15:22:00Z">
        <w:r w:rsidR="00D1314C">
          <w:t xml:space="preserve"> illumination level</w:t>
        </w:r>
      </w:ins>
      <w:ins w:id="30" w:author="MenosG" w:date="2019-05-18T15:26:00Z">
        <w:r w:rsidR="00D1314C">
          <w:t>.</w:t>
        </w:r>
      </w:ins>
      <w:ins w:id="31" w:author="MenosG" w:date="2019-05-18T15:24:00Z">
        <w:r w:rsidR="00D1314C">
          <w:t xml:space="preserve"> T</w:t>
        </w:r>
      </w:ins>
      <w:ins w:id="32" w:author="MenosG" w:date="2019-05-18T15:22:00Z">
        <w:r w:rsidR="00D1314C">
          <w:t xml:space="preserve">hose models </w:t>
        </w:r>
      </w:ins>
      <w:ins w:id="33" w:author="MenosG" w:date="2019-05-18T15:26:00Z">
        <w:r w:rsidR="00D1314C">
          <w:t xml:space="preserve">are not suitable </w:t>
        </w:r>
      </w:ins>
      <w:ins w:id="34" w:author="MenosG" w:date="2019-05-18T15:27:00Z">
        <w:r w:rsidR="00D1314C">
          <w:t xml:space="preserve">to </w:t>
        </w:r>
      </w:ins>
      <w:ins w:id="35" w:author="MenosG" w:date="2019-05-18T15:22:00Z">
        <w:r w:rsidR="00D1314C">
          <w:t>descri</w:t>
        </w:r>
      </w:ins>
      <w:ins w:id="36" w:author="MenosG" w:date="2019-05-18T15:23:00Z">
        <w:r w:rsidR="00D1314C">
          <w:t>be dynamic changes of the pupil</w:t>
        </w:r>
      </w:ins>
      <w:ins w:id="37" w:author="MenosG" w:date="2019-05-18T15:26:00Z">
        <w:r w:rsidR="00D1314C">
          <w:t>, but are</w:t>
        </w:r>
      </w:ins>
      <w:del w:id="38" w:author="MenosG" w:date="2019-05-18T15:15:00Z">
        <w:r w:rsidR="007B78C9" w:rsidDel="004C43D5">
          <w:delText xml:space="preserve">. </w:delText>
        </w:r>
      </w:del>
      <w:del w:id="39" w:author="MenosG" w:date="2019-05-18T15:17:00Z">
        <w:r w:rsidR="007B78C9" w:rsidDel="004C43D5">
          <w:delText>Statistical models show changes in pupil size due to light reaching the eye</w:delText>
        </w:r>
      </w:del>
      <w:del w:id="40" w:author="MenosG" w:date="2019-05-18T15:08:00Z">
        <w:r w:rsidR="007B78C9" w:rsidRPr="00D1314C" w:rsidDel="004C43D5">
          <w:rPr>
            <w:lang w:val="en-US"/>
            <w:rPrChange w:id="41" w:author="MenosG" w:date="2019-05-18T15:23:00Z">
              <w:rPr/>
            </w:rPrChange>
          </w:rPr>
          <w:delText>.</w:delText>
        </w:r>
      </w:del>
      <w:del w:id="42" w:author="MenosG" w:date="2019-05-18T15:09:00Z">
        <w:r w:rsidR="007B78C9" w:rsidRPr="00D1314C" w:rsidDel="004C43D5">
          <w:rPr>
            <w:lang w:val="en-US"/>
            <w:rPrChange w:id="43" w:author="MenosG" w:date="2019-05-18T15:23:00Z">
              <w:rPr/>
            </w:rPrChange>
          </w:rPr>
          <w:delText xml:space="preserve"> </w:delText>
        </w:r>
      </w:del>
      <w:ins w:id="44" w:author="Piotr Napieralski" w:date="2019-05-18T08:51:00Z">
        <w:del w:id="45" w:author="MenosG" w:date="2019-05-18T15:23:00Z">
          <w:r w:rsidR="005D377C" w:rsidRPr="00D1314C" w:rsidDel="00D1314C">
            <w:rPr>
              <w:lang w:val="en-US"/>
              <w:rPrChange w:id="46" w:author="MenosG" w:date="2019-05-18T15:23:00Z">
                <w:rPr/>
              </w:rPrChange>
            </w:rPr>
            <w:delText>Tutaj napisać ja</w:delText>
          </w:r>
        </w:del>
      </w:ins>
      <w:ins w:id="47" w:author="Piotr Napieralski" w:date="2019-05-18T08:52:00Z">
        <w:del w:id="48" w:author="MenosG" w:date="2019-05-18T15:23:00Z">
          <w:r w:rsidR="005D377C" w:rsidRPr="00D1314C" w:rsidDel="00D1314C">
            <w:rPr>
              <w:lang w:val="en-US"/>
              <w:rPrChange w:id="49" w:author="MenosG" w:date="2019-05-18T15:23:00Z">
                <w:rPr/>
              </w:rPrChange>
            </w:rPr>
            <w:delText>ki dokładnie efekt jest modelowany. Jakie on ma podłoże I dlaczego tak.</w:delText>
          </w:r>
        </w:del>
        <w:r w:rsidR="005D377C" w:rsidRPr="00D1314C">
          <w:rPr>
            <w:lang w:val="en-US"/>
            <w:rPrChange w:id="50" w:author="MenosG" w:date="2019-05-18T15:23:00Z">
              <w:rPr/>
            </w:rPrChange>
          </w:rPr>
          <w:t xml:space="preserve"> </w:t>
        </w:r>
      </w:ins>
      <w:ins w:id="51" w:author="MenosG" w:date="2019-05-18T15:27:00Z">
        <w:r w:rsidR="00D1314C">
          <w:rPr>
            <w:lang w:val="en-US"/>
          </w:rPr>
          <w:t>used as a base</w:t>
        </w:r>
      </w:ins>
      <w:ins w:id="52" w:author="Filip Rynkiewicz" w:date="2019-05-21T12:14:00Z">
        <w:r w:rsidR="00625015">
          <w:rPr>
            <w:lang w:val="en-US"/>
          </w:rPr>
          <w:t xml:space="preserve"> to some models</w:t>
        </w:r>
      </w:ins>
      <w:ins w:id="53" w:author="MenosG" w:date="2019-05-18T15:27:00Z">
        <w:del w:id="54" w:author="Filip Rynkiewicz" w:date="2019-05-21T12:14:00Z">
          <w:r w:rsidR="00D1314C" w:rsidDel="00625015">
            <w:rPr>
              <w:lang w:val="en-US"/>
            </w:rPr>
            <w:delText xml:space="preserve"> in the mode</w:delText>
          </w:r>
          <w:r w:rsidR="00C256C6" w:rsidDel="00625015">
            <w:rPr>
              <w:lang w:val="en-US"/>
            </w:rPr>
            <w:delText>ling</w:delText>
          </w:r>
        </w:del>
        <w:r w:rsidR="00C256C6">
          <w:rPr>
            <w:lang w:val="en-US"/>
          </w:rPr>
          <w:t xml:space="preserve"> of </w:t>
        </w:r>
        <w:r w:rsidR="00D1314C">
          <w:rPr>
            <w:lang w:val="en-US"/>
          </w:rPr>
          <w:t>dynamic</w:t>
        </w:r>
      </w:ins>
      <w:moveFromRangeStart w:id="55" w:author="MenosG" w:date="2019-05-18T15:23:00Z" w:name="move9085425"/>
      <w:moveFrom w:id="56" w:author="MenosG" w:date="2019-05-18T15:23:00Z">
        <w:r w:rsidR="007B78C9" w:rsidDel="00D1314C">
          <w:rPr>
            <w:rStyle w:val="Hyperlink2"/>
          </w:rPr>
          <w:t xml:space="preserve">Based on (Watson and Yellott, 2012), the entire equation was transformed to use </w:t>
        </w:r>
        <w:r w:rsidR="007B78C9" w:rsidDel="00D1314C">
          <w:rPr>
            <w:rStyle w:val="Brak"/>
            <w:b/>
            <w:bCs/>
            <w:i/>
            <w:iCs/>
          </w:rPr>
          <w:t xml:space="preserve">nit </w:t>
        </w:r>
        <w:r w:rsidR="007B78C9" w:rsidDel="00D1314C">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B78C9" w:rsidDel="00D1314C">
          <w:rPr>
            <w:rStyle w:val="Hyperlink2"/>
          </w:rPr>
          <w:t xml:space="preserve"> as the main unit of luminance.</w:t>
        </w:r>
      </w:moveFrom>
      <w:moveFromRangeEnd w:id="55"/>
    </w:p>
    <w:p w14:paraId="2CBBC8CA" w14:textId="4830B29E" w:rsidR="00AB2187" w:rsidRDefault="00D1314C">
      <w:pPr>
        <w:pStyle w:val="tt"/>
        <w:rPr>
          <w:ins w:id="57" w:author="MenosG" w:date="2019-05-19T08:00:00Z"/>
          <w:rStyle w:val="Hyperlink2"/>
        </w:rPr>
      </w:pPr>
      <w:ins w:id="58" w:author="MenosG" w:date="2019-05-18T15:23:00Z">
        <w:r>
          <w:rPr>
            <w:rStyle w:val="Hyperlink2"/>
          </w:rPr>
          <w:t xml:space="preserve"> </w:t>
        </w:r>
      </w:ins>
      <w:ins w:id="59" w:author="MenosG" w:date="2019-05-18T15:27:00Z">
        <w:r w:rsidR="00C256C6">
          <w:rPr>
            <w:rStyle w:val="Hyperlink2"/>
          </w:rPr>
          <w:t xml:space="preserve">changes of pupil. </w:t>
        </w:r>
      </w:ins>
      <w:r w:rsidR="007B78C9">
        <w:rPr>
          <w:rStyle w:val="Hyperlink2"/>
        </w:rPr>
        <w:t xml:space="preserve">The literature describes several </w:t>
      </w:r>
      <w:ins w:id="60" w:author="MenosG" w:date="2019-05-18T15:26:00Z">
        <w:r>
          <w:rPr>
            <w:rStyle w:val="Hyperlink2"/>
          </w:rPr>
          <w:t xml:space="preserve">dynamic </w:t>
        </w:r>
        <w:del w:id="61" w:author="Filip Rynkiewicz" w:date="2019-05-21T12:14:00Z">
          <w:r w:rsidDel="00625015">
            <w:rPr>
              <w:rStyle w:val="Hyperlink2"/>
            </w:rPr>
            <w:delText>behaviour</w:delText>
          </w:r>
        </w:del>
      </w:ins>
      <w:ins w:id="62" w:author="Filip Rynkiewicz" w:date="2019-05-21T12:14:00Z">
        <w:r w:rsidR="00625015">
          <w:rPr>
            <w:rStyle w:val="Hyperlink2"/>
          </w:rPr>
          <w:t>behavior</w:t>
        </w:r>
      </w:ins>
      <w:ins w:id="63" w:author="MenosG" w:date="2019-05-18T15:26:00Z">
        <w:r>
          <w:rPr>
            <w:rStyle w:val="Hyperlink2"/>
          </w:rPr>
          <w:t xml:space="preserve"> </w:t>
        </w:r>
      </w:ins>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ins w:id="64" w:author="MenosG" w:date="2019-05-18T15:28:00Z">
        <w:r w:rsidR="00C256C6">
          <w:rPr>
            <w:rStyle w:val="Hyperlink2"/>
          </w:rPr>
          <w:t xml:space="preserve">, described in &lt;add reference&gt; </w:t>
        </w:r>
      </w:ins>
      <w:ins w:id="65" w:author="MenosG" w:date="2019-05-06T20:09:00Z">
        <w:r w:rsidR="003B5A23">
          <w:rPr>
            <w:rStyle w:val="Hyperlink2"/>
          </w:rPr>
          <w:t>.</w:t>
        </w:r>
      </w:ins>
      <w:del w:id="66" w:author="MenosG" w:date="2019-04-15T20:44:00Z">
        <w:r w:rsidR="007B78C9" w:rsidDel="0088062E">
          <w:rPr>
            <w:rStyle w:val="Hyperlink2"/>
          </w:rPr>
          <w:delText>.</w:delText>
        </w:r>
      </w:del>
      <w:r w:rsidR="007B78C9">
        <w:rPr>
          <w:rStyle w:val="Hyperlink2"/>
        </w:rPr>
        <w:t xml:space="preserve"> Calculation of pupil size </w:t>
      </w:r>
      <w:ins w:id="67" w:author="MenosG" w:date="2019-05-18T15:24:00Z">
        <w:r>
          <w:rPr>
            <w:rStyle w:val="Hyperlink2"/>
          </w:rPr>
          <w:t xml:space="preserve">in </w:t>
        </w:r>
      </w:ins>
      <w:ins w:id="68" w:author="MenosG" w:date="2019-05-18T15:25:00Z">
        <w:r w:rsidRPr="00AF2793">
          <w:rPr>
            <w:i/>
          </w:rPr>
          <w:t>equilibrium</w:t>
        </w:r>
        <w:r>
          <w:t xml:space="preserve">  state </w:t>
        </w:r>
      </w:ins>
      <w:r w:rsidR="007B78C9">
        <w:rPr>
          <w:rStyle w:val="Hyperlink2"/>
        </w:rPr>
        <w:t>based on given illumination can be performed using multiple formulas</w:t>
      </w:r>
      <w:ins w:id="69" w:author="MenosG" w:date="2019-05-18T15:28:00Z">
        <w:r w:rsidR="00C256C6">
          <w:rPr>
            <w:rStyle w:val="Hyperlink2"/>
          </w:rPr>
          <w:t xml:space="preserve">, which are presented at </w:t>
        </w:r>
      </w:ins>
      <w:ins w:id="70" w:author="MenosG" w:date="2019-05-18T15:29:00Z">
        <w:r w:rsidR="00C256C6">
          <w:rPr>
            <w:rStyle w:val="Hyperlink2"/>
          </w:rPr>
          <w:t>&lt;latex reference&gt;</w:t>
        </w:r>
      </w:ins>
      <w:r w:rsidR="007B78C9">
        <w:rPr>
          <w:rStyle w:val="Hyperlink2"/>
        </w:rPr>
        <w:t>.</w:t>
      </w:r>
      <w:ins w:id="71" w:author="MenosG" w:date="2019-05-18T15:23:00Z">
        <w:r>
          <w:rPr>
            <w:rStyle w:val="Hyperlink2"/>
          </w:rPr>
          <w:t xml:space="preserve"> </w:t>
        </w:r>
      </w:ins>
    </w:p>
    <w:p w14:paraId="555E61D5" w14:textId="77777777" w:rsidR="00AB2187" w:rsidRDefault="00AB2187">
      <w:pPr>
        <w:pStyle w:val="tt"/>
        <w:rPr>
          <w:ins w:id="72" w:author="MenosG" w:date="2019-05-19T08:00:00Z"/>
          <w:rStyle w:val="Hyperlink2"/>
        </w:rPr>
      </w:pPr>
    </w:p>
    <w:p w14:paraId="5929723F" w14:textId="2C17D4EF" w:rsidR="007B78C9" w:rsidDel="00AB2187" w:rsidRDefault="00D1314C">
      <w:pPr>
        <w:pStyle w:val="tt"/>
        <w:rPr>
          <w:del w:id="73" w:author="MenosG" w:date="2019-05-19T08:00:00Z"/>
          <w:rStyle w:val="Hyperlink2"/>
        </w:rPr>
        <w:pPrChange w:id="74" w:author="MenosG" w:date="2019-05-18T15:23:00Z">
          <w:pPr>
            <w:pStyle w:val="tt"/>
            <w:ind w:firstLine="0"/>
          </w:pPr>
        </w:pPrChange>
      </w:pPr>
      <w:moveToRangeStart w:id="75" w:author="MenosG" w:date="2019-05-18T15:23:00Z" w:name="move9085425"/>
      <w:moveTo w:id="76" w:author="MenosG" w:date="2019-05-18T15:23:00Z">
        <w:r>
          <w:rPr>
            <w:rStyle w:val="Hyperlink2"/>
          </w:rPr>
          <w:t xml:space="preserve">Based on (Watson and </w:t>
        </w:r>
        <w:proofErr w:type="spellStart"/>
        <w:r>
          <w:rPr>
            <w:rStyle w:val="Hyperlink2"/>
          </w:rPr>
          <w:t>Yellott</w:t>
        </w:r>
        <w:proofErr w:type="spellEnd"/>
        <w:r>
          <w:rPr>
            <w:rStyle w:val="Hyperlink2"/>
          </w:rPr>
          <w:t>, 2012), the entire equation</w:t>
        </w:r>
      </w:moveTo>
      <w:ins w:id="77" w:author="MenosG" w:date="2019-05-18T15:29:00Z">
        <w:r w:rsidR="00C256C6">
          <w:rPr>
            <w:rStyle w:val="Hyperlink2"/>
          </w:rPr>
          <w:t>s</w:t>
        </w:r>
      </w:ins>
      <w:moveTo w:id="78" w:author="MenosG" w:date="2019-05-18T15:23:00Z">
        <w:r>
          <w:rPr>
            <w:rStyle w:val="Hyperlink2"/>
          </w:rPr>
          <w:t xml:space="preserve"> </w:t>
        </w:r>
        <w:del w:id="79" w:author="Filip Rynkiewicz" w:date="2019-05-21T12:14:00Z">
          <w:r w:rsidDel="00625015">
            <w:rPr>
              <w:rStyle w:val="Hyperlink2"/>
            </w:rPr>
            <w:delText>was</w:delText>
          </w:r>
        </w:del>
        <w:ins w:id="80" w:author="Filip Rynkiewicz" w:date="2019-05-21T12:14:00Z">
          <w:r w:rsidR="00625015">
            <w:rPr>
              <w:rStyle w:val="Hyperlink2"/>
            </w:rPr>
            <w:t>were</w:t>
          </w:r>
        </w:ins>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moveTo>
      <w:moveToRangeEnd w:id="75"/>
      <w:ins w:id="81" w:author="MenosG" w:date="2019-05-19T08:00:00Z">
        <w:r w:rsidR="00AB2187">
          <w:rPr>
            <w:rStyle w:val="Hyperlink2"/>
          </w:rPr>
          <w:t xml:space="preserve"> </w:t>
        </w:r>
      </w:ins>
    </w:p>
    <w:p w14:paraId="1A5046AA" w14:textId="48D4EEE8" w:rsidR="003923E6" w:rsidRDefault="007B78C9">
      <w:pPr>
        <w:pStyle w:val="tt"/>
        <w:rPr>
          <w:lang w:val="en-US"/>
        </w:rPr>
        <w:pPrChange w:id="82" w:author="MenosG" w:date="2019-05-19T08:00:00Z">
          <w:pPr>
            <w:pStyle w:val="tt"/>
            <w:ind w:firstLine="0"/>
          </w:pPr>
        </w:pPrChange>
      </w:pPr>
      <w:del w:id="83" w:author="MenosG" w:date="2019-05-19T08:00:00Z">
        <w:r w:rsidDel="00AB2187">
          <w:rPr>
            <w:rStyle w:val="Hyperlink2"/>
          </w:rPr>
          <w:tab/>
          <w:delText>T</w:delText>
        </w:r>
      </w:del>
      <w:ins w:id="84" w:author="MenosG" w:date="2019-05-19T08:00:00Z">
        <w:r w:rsidR="00AB2187">
          <w:rPr>
            <w:rStyle w:val="Hyperlink2"/>
          </w:rPr>
          <w:t>T</w:t>
        </w:r>
      </w:ins>
      <w:r>
        <w:rPr>
          <w:rStyle w:val="Hyperlink2"/>
        </w:rPr>
        <w:t xml:space="preserve">he first study aimed at extrapolating pupil size based on given luminance was conducted by </w:t>
      </w:r>
      <w:r>
        <w:rPr>
          <w:rStyle w:val="Brak"/>
          <w:b/>
          <w:bCs/>
          <w:i/>
          <w:iCs/>
        </w:rPr>
        <w:t>Holladay</w:t>
      </w:r>
      <w:r>
        <w:rPr>
          <w:rStyle w:val="Hyperlink2"/>
        </w:rPr>
        <w:t xml:space="preserve"> (Holladay, 1926). Data was collected for 3 participants of unknown age and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D564BE"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85" w:name="_Ref518404825"/>
      <w:bookmarkStart w:id="86"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85"/>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86"/>
      <w:r w:rsidR="00603D53" w:rsidRPr="00E60A17">
        <w:rPr>
          <w:b/>
          <w:lang w:val="en-US"/>
        </w:rPr>
        <w:t>Holladay</w:t>
      </w:r>
      <w:r w:rsidR="00F02A26">
        <w:rPr>
          <w:b/>
          <w:lang w:val="en-US"/>
        </w:rPr>
        <w:t>.</w:t>
      </w:r>
      <w:r>
        <w:rPr>
          <w:b/>
          <w:lang w:val="en-US"/>
        </w:rPr>
        <w:t xml:space="preserve">                                      </w:t>
      </w:r>
      <w:bookmarkStart w:id="87"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87"/>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14D652D4"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B66EAF">
        <w:fldChar w:fldCharType="begin"/>
      </w:r>
      <w:r w:rsidR="00B66EAF" w:rsidRPr="00B66EAF">
        <w:rPr>
          <w:lang w:val="en-US"/>
          <w:rPrChange w:id="88" w:author="MenosG" w:date="2019-04-15T19:52:00Z">
            <w:rPr/>
          </w:rPrChange>
        </w:rPr>
        <w:instrText xml:space="preserve"> HYPERLINK \l "Ref5185924331" </w:instrText>
      </w:r>
      <w:r w:rsidR="00B66EAF">
        <w:fldChar w:fldCharType="separate"/>
      </w:r>
      <w:r>
        <w:rPr>
          <w:rStyle w:val="Hyperlink3"/>
          <w:rFonts w:eastAsia="Arial Unicode MS"/>
        </w:rPr>
        <w:t xml:space="preserve">Figure </w:t>
      </w:r>
      <w:r w:rsidRPr="00841A0D">
        <w:rPr>
          <w:rStyle w:val="Brak"/>
          <w:b/>
          <w:bCs/>
          <w:i/>
          <w:iCs/>
          <w:lang w:val="en-US"/>
        </w:rPr>
        <w:t>4</w:t>
      </w:r>
      <w:r w:rsidR="00B66EAF">
        <w:rPr>
          <w:rStyle w:val="Brak"/>
          <w:b/>
          <w:bCs/>
          <w:i/>
          <w:iCs/>
          <w:lang w:val="en-US"/>
        </w:rPr>
        <w:fldChar w:fldCharType="end"/>
      </w:r>
      <w:r>
        <w:rPr>
          <w:rStyle w:val="Hyperlink2"/>
        </w:rPr>
        <w:t>)</w:t>
      </w:r>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D564BE"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B66EAF">
        <w:fldChar w:fldCharType="begin"/>
      </w:r>
      <w:r w:rsidR="00B66EAF" w:rsidRPr="00B66EAF">
        <w:rPr>
          <w:lang w:val="en-US"/>
          <w:rPrChange w:id="89" w:author="MenosG" w:date="2019-04-15T19:52:00Z">
            <w:rPr/>
          </w:rPrChange>
        </w:rPr>
        <w:instrText xml:space="preserve"> HYPERLINK \l "Ref518807152" </w:instrText>
      </w:r>
      <w:r w:rsidR="00B66EAF">
        <w:fldChar w:fldCharType="separate"/>
      </w:r>
      <w:r>
        <w:rPr>
          <w:rStyle w:val="Hyperlink3"/>
          <w:rFonts w:eastAsia="Arial Unicode MS"/>
        </w:rPr>
        <w:t xml:space="preserve">Figure </w:t>
      </w:r>
      <w:r w:rsidRPr="00841A0D">
        <w:rPr>
          <w:rStyle w:val="Brak"/>
          <w:b/>
          <w:bCs/>
          <w:i/>
          <w:iCs/>
          <w:lang w:val="en-US"/>
        </w:rPr>
        <w:t>5</w:t>
      </w:r>
      <w:r w:rsidR="00B66EAF">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D564BE"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0F8765B3"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works, taking in consideration the number of people examined in the experiment. As can be seen in </w:t>
      </w:r>
      <w:r w:rsidR="00B66EAF">
        <w:fldChar w:fldCharType="begin"/>
      </w:r>
      <w:r w:rsidR="00B66EAF" w:rsidRPr="00B66EAF">
        <w:rPr>
          <w:lang w:val="en-US"/>
          <w:rPrChange w:id="90" w:author="MenosG" w:date="2019-04-15T19:52:00Z">
            <w:rPr/>
          </w:rPrChange>
        </w:rPr>
        <w:instrText xml:space="preserve"> HYPERLINK \l "Ref518493791" </w:instrText>
      </w:r>
      <w:r w:rsidR="00B66EAF">
        <w:fldChar w:fldCharType="separate"/>
      </w:r>
      <w:r>
        <w:rPr>
          <w:rStyle w:val="Hyperlink3"/>
          <w:rFonts w:eastAsia="Arial Unicode MS"/>
        </w:rPr>
        <w:t xml:space="preserve">Figure </w:t>
      </w:r>
      <w:r w:rsidRPr="00841A0D">
        <w:rPr>
          <w:rStyle w:val="Brak"/>
          <w:b/>
          <w:bCs/>
          <w:i/>
          <w:iCs/>
          <w:lang w:val="en-US"/>
        </w:rPr>
        <w:t>6</w:t>
      </w:r>
      <w:r w:rsidR="00B66EAF">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D564BE"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91" w:name="_Ref518807152"/>
      <w:bookmarkStart w:id="92"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91"/>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93" w:name="_Ref518493791"/>
      <w:bookmarkEnd w:id="92"/>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93"/>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7C5891D6" w:rsidR="00CA25F7" w:rsidRPr="005F18F6" w:rsidRDefault="007B78C9" w:rsidP="00AC0417">
      <w:pPr>
        <w:jc w:val="both"/>
        <w:rPr>
          <w:lang w:val="en-US"/>
        </w:rPr>
      </w:pPr>
      <w:r>
        <w:rPr>
          <w:rStyle w:val="Hyperlink2"/>
        </w:rPr>
        <w:t xml:space="preserve">Important changes in formulas were introduced by </w:t>
      </w:r>
      <w:r>
        <w:rPr>
          <w:rStyle w:val="Hyperlink3"/>
          <w:rFonts w:eastAsia="Arial Unicode MS"/>
        </w:rPr>
        <w:t>Stanley and Davies</w:t>
      </w:r>
      <w:r>
        <w:rPr>
          <w:rStyle w:val="Hyperlink2"/>
        </w:rPr>
        <w:t xml:space="preserve"> (Stanley and Davies, 1995). In contrast to previous works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D564BE"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94"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94"/>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D564BE"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7D3D3A75"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the </w:t>
      </w:r>
      <w:r w:rsidRPr="00392F05">
        <w:rPr>
          <w:b/>
          <w:i/>
          <w:lang w:val="en-US"/>
        </w:rPr>
        <w:t>Moon and Spencer</w:t>
      </w:r>
      <w:r>
        <w:rPr>
          <w:lang w:val="en-US"/>
        </w:rPr>
        <w:t xml:space="preserve"> both equations was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95"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95"/>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D564BE"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62F6C26B"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clinical population of Aston University. Subjects maintained 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96"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96"/>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97"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D564BE"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97"/>
    </w:tbl>
    <w:p w14:paraId="21033226" w14:textId="77777777" w:rsidR="00806437" w:rsidRDefault="00806437" w:rsidP="00806437">
      <w:pPr>
        <w:rPr>
          <w:lang w:val="en-US"/>
        </w:rPr>
      </w:pPr>
    </w:p>
    <w:p w14:paraId="6C11EE82" w14:textId="133691D9"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pupil prediction equation, the slope needs to be presented as a function of log luminance with a cubic polynomial (see </w:t>
      </w:r>
      <w:r>
        <w:rPr>
          <w:rStyle w:val="Hyperlink3"/>
          <w:rFonts w:eastAsia="Arial Unicode MS"/>
        </w:rPr>
        <w:t>Equation 8)</w:t>
      </w:r>
      <w:r>
        <w:rPr>
          <w:rStyle w:val="Hyperlink2"/>
        </w:rPr>
        <w:t xml:space="preserve">. The same pattern was followed in the case of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D564BE"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D564BE"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D564BE"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D564BE"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D564BE"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1EFAF99F" w:rsidR="00B715D3" w:rsidRDefault="00B715D3" w:rsidP="00962CC9">
      <w:pPr>
        <w:jc w:val="both"/>
        <w:rPr>
          <w:lang w:val="en-US"/>
        </w:rPr>
      </w:pPr>
      <w:bookmarkStart w:id="98"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98"/>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created unified formula, which combine previously described equation and in addition giving into consideration new parameters.</w:t>
      </w:r>
    </w:p>
    <w:p w14:paraId="33456179" w14:textId="07B935BA" w:rsidR="00FF79B3" w:rsidRDefault="00FF79B3" w:rsidP="00962CC9">
      <w:pPr>
        <w:jc w:val="both"/>
        <w:rPr>
          <w:lang w:val="en-US"/>
        </w:rPr>
      </w:pPr>
    </w:p>
    <w:p w14:paraId="44009628" w14:textId="2AFBFC2F" w:rsidR="00776F8A" w:rsidRDefault="00865665" w:rsidP="00962CC9">
      <w:pPr>
        <w:jc w:val="both"/>
        <w:rPr>
          <w:lang w:val="en-US"/>
        </w:rPr>
      </w:pPr>
      <w:r>
        <w:rPr>
          <w:lang w:val="en-US"/>
        </w:rPr>
        <w:t xml:space="preserve">Taken in </w:t>
      </w:r>
      <w:r w:rsidR="00A34845">
        <w:rPr>
          <w:lang w:val="en-US"/>
        </w:rPr>
        <w:t>account</w:t>
      </w:r>
      <w:r>
        <w:rPr>
          <w:lang w:val="en-US"/>
        </w:rPr>
        <w:t xml:space="preserve"> previously conducted experiments</w:t>
      </w:r>
      <w:r w:rsidR="000F1EF1">
        <w:rPr>
          <w:lang w:val="en-US"/>
        </w:rPr>
        <w:t xml:space="preserve"> in which only 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comparison of mono and binocular data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 0.1015. With this information the factor of 0.1 can be used to shift data when in experiment only one eye is examined, and 1 when the data is collected on binocular</w:t>
      </w:r>
      <w:r w:rsidR="00F86F75">
        <w:rPr>
          <w:lang w:val="en-US"/>
        </w:rPr>
        <w:t xml:space="preserve"> (Equation 11)</w:t>
      </w:r>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99"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99"/>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1EBA6133" w:rsidR="00474B7F" w:rsidRDefault="007B78C9" w:rsidP="00056FC5">
      <w:pPr>
        <w:rPr>
          <w:lang w:val="en-US"/>
        </w:rPr>
      </w:pPr>
      <w:r>
        <w:rPr>
          <w:rStyle w:val="Hyperlink2"/>
        </w:rPr>
        <w:t xml:space="preserve">Age must be in the range of that of 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D564BE"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D564BE" w:rsidRPr="003D0CBE" w:rsidRDefault="00D564BE"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" stroked="f">
                      <v:textbox style="mso-fit-shape-to-text:t" inset="0,0,0,0">
                        <w:txbxContent>
                          <w:p w14:paraId="5B50B174" w14:textId="4AF9394B" w:rsidR="00D564BE" w:rsidRPr="003D0CBE" w:rsidRDefault="00D564BE"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D564BE"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D564BE"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100"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101" w:name="_Ref518846629"/>
            <w:bookmarkStart w:id="102"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100"/>
            <w:bookmarkEnd w:id="101"/>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102"/>
          </w:p>
        </w:tc>
      </w:tr>
      <w:tr w:rsidR="008007E4" w:rsidRPr="00D564BE" w14:paraId="1E37E8AB" w14:textId="77777777" w:rsidTr="007B78C9">
        <w:tc>
          <w:tcPr>
            <w:tcW w:w="9385" w:type="dxa"/>
          </w:tcPr>
          <w:p w14:paraId="0828BF19" w14:textId="77777777" w:rsidR="008007E4" w:rsidRDefault="008007E4" w:rsidP="003D0CBE">
            <w:pPr>
              <w:rPr>
                <w:lang w:val="en-US"/>
              </w:rPr>
            </w:pPr>
          </w:p>
        </w:tc>
      </w:tr>
    </w:tbl>
    <w:p w14:paraId="170216D6" w14:textId="51CDE2ED" w:rsidR="00841A0D" w:rsidRDefault="00D564BE" w:rsidP="007B78C9">
      <w:pPr>
        <w:pStyle w:val="Tre"/>
        <w:rPr>
          <w:ins w:id="103" w:author="MenosG" w:date="2019-05-18T18:36:00Z"/>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Barten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697101DF" w14:textId="3D73D59F" w:rsidR="000950B1" w:rsidRDefault="000950B1" w:rsidP="000950B1">
      <w:pPr>
        <w:pStyle w:val="Heading1"/>
        <w:rPr>
          <w:ins w:id="104" w:author="MenosG" w:date="2019-05-18T18:36:00Z"/>
          <w:lang w:val="en-US"/>
        </w:rPr>
      </w:pPr>
      <w:commentRangeStart w:id="105"/>
      <w:ins w:id="106" w:author="MenosG" w:date="2019-05-18T18:36:00Z">
        <w:r>
          <w:rPr>
            <w:lang w:val="en-US"/>
          </w:rPr>
          <w:t>Dynamic</w:t>
        </w:r>
      </w:ins>
      <w:ins w:id="107" w:author="MenosG" w:date="2019-05-18T18:37:00Z">
        <w:r>
          <w:rPr>
            <w:lang w:val="en-US"/>
          </w:rPr>
          <w:t xml:space="preserve"> model of </w:t>
        </w:r>
      </w:ins>
      <w:ins w:id="108" w:author="MenosG" w:date="2019-05-19T09:23:00Z">
        <w:r w:rsidR="002E7A36">
          <w:rPr>
            <w:lang w:val="en-US"/>
          </w:rPr>
          <w:t>pupillary</w:t>
        </w:r>
      </w:ins>
      <w:ins w:id="109" w:author="MenosG" w:date="2019-05-18T18:37:00Z">
        <w:r>
          <w:rPr>
            <w:lang w:val="en-US"/>
          </w:rPr>
          <w:t xml:space="preserve"> light reflex</w:t>
        </w:r>
      </w:ins>
      <w:commentRangeEnd w:id="105"/>
      <w:ins w:id="110" w:author="MenosG" w:date="2019-05-19T09:23:00Z">
        <w:r w:rsidR="002E7A36">
          <w:rPr>
            <w:rStyle w:val="CommentReference"/>
            <w:rFonts w:eastAsia="Times New Roman" w:cs="Times New Roman"/>
            <w:b w:val="0"/>
            <w:u w:val="none"/>
          </w:rPr>
          <w:commentReference w:id="105"/>
        </w:r>
      </w:ins>
    </w:p>
    <w:p w14:paraId="62878ECA" w14:textId="77777777" w:rsidR="000950B1" w:rsidRDefault="000950B1" w:rsidP="007B78C9">
      <w:pPr>
        <w:pStyle w:val="Tre"/>
        <w:rPr>
          <w:rStyle w:val="Hyperlink2"/>
        </w:rPr>
      </w:pPr>
    </w:p>
    <w:p w14:paraId="1EA706E5" w14:textId="0048976D" w:rsidR="00AD4CBA" w:rsidRDefault="005D377C" w:rsidP="00A26C34">
      <w:pPr>
        <w:rPr>
          <w:ins w:id="111" w:author="MenosG" w:date="2019-05-19T08:30:00Z"/>
          <w:lang w:val="en-US"/>
        </w:rPr>
      </w:pPr>
      <w:ins w:id="112" w:author="Piotr Napieralski" w:date="2019-05-18T08:52:00Z">
        <w:del w:id="113" w:author="MenosG" w:date="2019-05-19T08:28:00Z">
          <w:r w:rsidRPr="00AB2187" w:rsidDel="00A26C34">
            <w:rPr>
              <w:rStyle w:val="Hyperlink2"/>
            </w:rPr>
            <w:delText>Dynamiczne symulacja reakcji na światło</w:delText>
          </w:r>
        </w:del>
      </w:ins>
      <w:ins w:id="114" w:author="MenosG" w:date="2019-05-19T08:03:00Z">
        <w:r w:rsidR="00AB2187">
          <w:rPr>
            <w:lang w:val="en-US"/>
          </w:rPr>
          <w:t xml:space="preserve">Described in previous chapter models gives only information about pupil size after </w:t>
        </w:r>
      </w:ins>
      <w:ins w:id="115" w:author="MenosG" w:date="2019-05-19T08:04:00Z">
        <w:r w:rsidR="00AB2187">
          <w:rPr>
            <w:lang w:val="en-US"/>
          </w:rPr>
          <w:t>adaptation to given light luminosity.</w:t>
        </w:r>
      </w:ins>
      <w:ins w:id="116" w:author="MenosG" w:date="2019-05-19T08:08:00Z">
        <w:r w:rsidR="00AB2187">
          <w:rPr>
            <w:lang w:val="en-US"/>
          </w:rPr>
          <w:t xml:space="preserve"> That’s mean that it not </w:t>
        </w:r>
      </w:ins>
      <w:ins w:id="117" w:author="MenosG" w:date="2019-05-19T08:09:00Z">
        <w:r w:rsidR="00570FDB">
          <w:rPr>
            <w:lang w:val="en-US"/>
          </w:rPr>
          <w:t>describes</w:t>
        </w:r>
      </w:ins>
      <w:ins w:id="118" w:author="MenosG" w:date="2019-05-19T08:08:00Z">
        <w:r w:rsidR="00AB2187">
          <w:rPr>
            <w:lang w:val="en-US"/>
          </w:rPr>
          <w:t xml:space="preserve"> changes of pupil in time</w:t>
        </w:r>
      </w:ins>
      <w:ins w:id="119" w:author="MenosG" w:date="2019-05-19T08:30:00Z">
        <w:r w:rsidR="00AD4CBA">
          <w:rPr>
            <w:lang w:val="en-US"/>
          </w:rPr>
          <w:t xml:space="preserve"> interval</w:t>
        </w:r>
      </w:ins>
      <w:ins w:id="120" w:author="MenosG" w:date="2019-05-19T08:08:00Z">
        <w:r w:rsidR="00AB2187">
          <w:rPr>
            <w:lang w:val="en-US"/>
          </w:rPr>
          <w:t xml:space="preserve">. </w:t>
        </w:r>
      </w:ins>
      <w:ins w:id="121" w:author="MenosG" w:date="2019-05-19T08:33:00Z">
        <w:r w:rsidR="00AD4CBA">
          <w:rPr>
            <w:lang w:val="en-US"/>
          </w:rPr>
          <w:t xml:space="preserve">That is big </w:t>
        </w:r>
      </w:ins>
      <w:ins w:id="122" w:author="MenosG" w:date="2019-05-19T08:37:00Z">
        <w:r w:rsidR="00AD4CBA">
          <w:rPr>
            <w:lang w:val="en-US"/>
          </w:rPr>
          <w:t>problem</w:t>
        </w:r>
      </w:ins>
      <w:ins w:id="123" w:author="MenosG" w:date="2019-05-19T08:33:00Z">
        <w:r w:rsidR="00AD4CBA">
          <w:rPr>
            <w:lang w:val="en-US"/>
          </w:rPr>
          <w:t xml:space="preserve"> </w:t>
        </w:r>
      </w:ins>
      <w:ins w:id="124" w:author="MenosG" w:date="2019-05-19T08:35:00Z">
        <w:r w:rsidR="00AD4CBA">
          <w:rPr>
            <w:lang w:val="en-US"/>
          </w:rPr>
          <w:t>in</w:t>
        </w:r>
      </w:ins>
      <w:ins w:id="125" w:author="MenosG" w:date="2019-05-19T08:33:00Z">
        <w:r w:rsidR="00AD4CBA">
          <w:rPr>
            <w:lang w:val="en-US"/>
          </w:rPr>
          <w:t xml:space="preserve"> research </w:t>
        </w:r>
      </w:ins>
      <w:ins w:id="126" w:author="MenosG" w:date="2019-05-19T08:35:00Z">
        <w:r w:rsidR="00AD4CBA">
          <w:rPr>
            <w:lang w:val="en-US"/>
          </w:rPr>
          <w:t xml:space="preserve">that </w:t>
        </w:r>
      </w:ins>
      <w:ins w:id="127" w:author="MenosG" w:date="2019-05-19T08:33:00Z">
        <w:r w:rsidR="00AD4CBA">
          <w:rPr>
            <w:lang w:val="en-US"/>
          </w:rPr>
          <w:t>include</w:t>
        </w:r>
      </w:ins>
      <w:ins w:id="128" w:author="MenosG" w:date="2019-05-19T08:34:00Z">
        <w:r w:rsidR="00AD4CBA">
          <w:rPr>
            <w:lang w:val="en-US"/>
          </w:rPr>
          <w:t>s constant changes of light</w:t>
        </w:r>
      </w:ins>
      <w:ins w:id="129" w:author="MenosG" w:date="2019-05-19T08:37:00Z">
        <w:r w:rsidR="00AD4CBA">
          <w:rPr>
            <w:lang w:val="en-US"/>
          </w:rPr>
          <w:t xml:space="preserve"> or in</w:t>
        </w:r>
      </w:ins>
      <w:ins w:id="130" w:author="MenosG" w:date="2019-05-19T08:34:00Z">
        <w:r w:rsidR="00AD4CBA">
          <w:rPr>
            <w:lang w:val="en-US"/>
          </w:rPr>
          <w:t xml:space="preserve"> monitoring the</w:t>
        </w:r>
      </w:ins>
      <w:ins w:id="131" w:author="MenosG" w:date="2019-05-19T08:35:00Z">
        <w:r w:rsidR="00AD4CBA">
          <w:rPr>
            <w:lang w:val="en-US"/>
          </w:rPr>
          <w:t xml:space="preserve"> changes on </w:t>
        </w:r>
        <w:r w:rsidR="00AD4CBA" w:rsidRPr="00AD4CBA">
          <w:rPr>
            <w:lang w:val="en-US"/>
          </w:rPr>
          <w:t>psychological</w:t>
        </w:r>
        <w:r w:rsidR="00AD4CBA">
          <w:rPr>
            <w:lang w:val="en-US"/>
          </w:rPr>
          <w:t xml:space="preserve"> impulse</w:t>
        </w:r>
      </w:ins>
      <w:ins w:id="132" w:author="MenosG" w:date="2019-05-19T08:36:00Z">
        <w:r w:rsidR="00AD4CBA">
          <w:rPr>
            <w:lang w:val="en-US"/>
          </w:rPr>
          <w:t>s</w:t>
        </w:r>
      </w:ins>
      <w:ins w:id="133" w:author="MenosG" w:date="2019-05-19T08:37:00Z">
        <w:r w:rsidR="00AD4CBA">
          <w:rPr>
            <w:lang w:val="en-US"/>
          </w:rPr>
          <w:t xml:space="preserve">. </w:t>
        </w:r>
      </w:ins>
      <w:ins w:id="134" w:author="MenosG" w:date="2019-05-19T08:41:00Z">
        <w:r w:rsidR="00FF74FD">
          <w:rPr>
            <w:lang w:val="en-US"/>
          </w:rPr>
          <w:t>Model of such changes</w:t>
        </w:r>
      </w:ins>
      <w:ins w:id="135" w:author="MenosG" w:date="2019-05-19T08:40:00Z">
        <w:r w:rsidR="00FF74FD">
          <w:rPr>
            <w:lang w:val="en-US"/>
          </w:rPr>
          <w:t xml:space="preserve"> </w:t>
        </w:r>
      </w:ins>
      <w:ins w:id="136" w:author="MenosG" w:date="2019-05-19T08:41:00Z">
        <w:r w:rsidR="00FF74FD">
          <w:rPr>
            <w:lang w:val="en-US"/>
          </w:rPr>
          <w:t>need to</w:t>
        </w:r>
      </w:ins>
      <w:ins w:id="137" w:author="MenosG" w:date="2019-05-19T08:42:00Z">
        <w:r w:rsidR="00FF74FD">
          <w:rPr>
            <w:lang w:val="en-US"/>
          </w:rPr>
          <w:t xml:space="preserve"> take into consideration specific physiological behavior of the pupil.</w:t>
        </w:r>
      </w:ins>
    </w:p>
    <w:p w14:paraId="263EBB3A" w14:textId="77777777" w:rsidR="008B63A7" w:rsidRDefault="00A26C34" w:rsidP="008B63A7">
      <w:pPr>
        <w:rPr>
          <w:ins w:id="138" w:author="MenosG" w:date="2019-05-19T08:57:00Z"/>
          <w:lang w:val="en-US"/>
        </w:rPr>
      </w:pPr>
      <w:ins w:id="139" w:author="MenosG" w:date="2019-05-19T08:25:00Z">
        <w:r>
          <w:rPr>
            <w:lang w:val="en-US"/>
          </w:rPr>
          <w:t>In case of PLR i</w:t>
        </w:r>
      </w:ins>
      <w:ins w:id="140" w:author="MenosG" w:date="2019-05-19T08:22:00Z">
        <w:r>
          <w:rPr>
            <w:lang w:val="en-US"/>
          </w:rPr>
          <w:t xml:space="preserve">ridial reaction is caused by light striking </w:t>
        </w:r>
      </w:ins>
      <w:ins w:id="141" w:author="MenosG" w:date="2019-05-19T08:23:00Z">
        <w:r>
          <w:rPr>
            <w:lang w:val="en-US"/>
          </w:rPr>
          <w:t>through</w:t>
        </w:r>
      </w:ins>
      <w:ins w:id="142" w:author="MenosG" w:date="2019-05-19T08:22:00Z">
        <w:r>
          <w:rPr>
            <w:lang w:val="en-US"/>
          </w:rPr>
          <w:t xml:space="preserve"> the retina</w:t>
        </w:r>
      </w:ins>
      <w:ins w:id="143" w:author="MenosG" w:date="2019-05-19T08:23:00Z">
        <w:r>
          <w:rPr>
            <w:lang w:val="en-US"/>
          </w:rPr>
          <w:t xml:space="preserve">. This </w:t>
        </w:r>
      </w:ins>
      <w:ins w:id="144" w:author="MenosG" w:date="2019-05-19T08:25:00Z">
        <w:r>
          <w:rPr>
            <w:lang w:val="en-US"/>
          </w:rPr>
          <w:t>action sends</w:t>
        </w:r>
      </w:ins>
      <w:ins w:id="145" w:author="MenosG" w:date="2019-05-19T08:23:00Z">
        <w:r>
          <w:rPr>
            <w:lang w:val="en-US"/>
          </w:rPr>
          <w:t xml:space="preserve"> the neural </w:t>
        </w:r>
      </w:ins>
      <w:ins w:id="146" w:author="MenosG" w:date="2019-05-19T08:27:00Z">
        <w:r>
          <w:rPr>
            <w:lang w:val="en-US"/>
          </w:rPr>
          <w:t>signal,</w:t>
        </w:r>
      </w:ins>
      <w:ins w:id="147" w:author="MenosG" w:date="2019-05-19T08:23:00Z">
        <w:r>
          <w:rPr>
            <w:lang w:val="en-US"/>
          </w:rPr>
          <w:t xml:space="preserve"> but it need time to </w:t>
        </w:r>
      </w:ins>
      <w:ins w:id="148" w:author="MenosG" w:date="2019-05-19T08:28:00Z">
        <w:r>
          <w:rPr>
            <w:lang w:val="en-US"/>
          </w:rPr>
          <w:t>cause</w:t>
        </w:r>
      </w:ins>
      <w:ins w:id="149" w:author="MenosG" w:date="2019-05-19T08:27:00Z">
        <w:r>
          <w:rPr>
            <w:lang w:val="en-US"/>
          </w:rPr>
          <w:t xml:space="preserve"> th</w:t>
        </w:r>
      </w:ins>
      <w:ins w:id="150" w:author="MenosG" w:date="2019-05-19T08:28:00Z">
        <w:r>
          <w:rPr>
            <w:lang w:val="en-US"/>
          </w:rPr>
          <w:t>e iridial reaction</w:t>
        </w:r>
      </w:ins>
      <w:ins w:id="151" w:author="MenosG" w:date="2019-05-19T08:26:00Z">
        <w:r>
          <w:rPr>
            <w:lang w:val="en-US"/>
          </w:rPr>
          <w:t xml:space="preserve">, that’s why its modelled by </w:t>
        </w:r>
        <w:r>
          <w:rPr>
            <w:i/>
            <w:lang w:val="en-US"/>
          </w:rPr>
          <w:t xml:space="preserve">time delayed </w:t>
        </w:r>
        <w:r w:rsidRPr="00A26C34">
          <w:rPr>
            <w:i/>
            <w:lang w:val="en-US"/>
            <w:rPrChange w:id="152" w:author="MenosG" w:date="2019-05-19T08:26:00Z">
              <w:rPr/>
            </w:rPrChange>
          </w:rPr>
          <w:t>equation</w:t>
        </w:r>
        <w:r>
          <w:rPr>
            <w:i/>
            <w:lang w:val="en-US"/>
          </w:rPr>
          <w:t>.</w:t>
        </w:r>
      </w:ins>
      <w:ins w:id="153" w:author="MenosG" w:date="2019-05-19T08:24:00Z">
        <w:r>
          <w:rPr>
            <w:lang w:val="en-US"/>
          </w:rPr>
          <w:t xml:space="preserve"> </w:t>
        </w:r>
      </w:ins>
      <w:ins w:id="154" w:author="MenosG" w:date="2019-05-19T08:43:00Z">
        <w:r w:rsidR="00FF74FD">
          <w:rPr>
            <w:lang w:val="en-US"/>
          </w:rPr>
          <w:t xml:space="preserve">Another parameter that affects the pupil change is </w:t>
        </w:r>
      </w:ins>
      <w:ins w:id="155" w:author="MenosG" w:date="2019-05-19T08:45:00Z">
        <w:r w:rsidR="00FF74FD">
          <w:rPr>
            <w:lang w:val="en-US"/>
          </w:rPr>
          <w:t>threshold value</w:t>
        </w:r>
      </w:ins>
      <w:ins w:id="156" w:author="MenosG" w:date="2019-05-19T08:44:00Z">
        <w:r w:rsidR="00FF74FD">
          <w:rPr>
            <w:lang w:val="en-US"/>
          </w:rPr>
          <w:t xml:space="preserve"> </w:t>
        </w:r>
      </w:ins>
      <w:ins w:id="157" w:author="MenosG" w:date="2019-05-19T08:45:00Z">
        <w:r w:rsidR="00FF74FD">
          <w:rPr>
            <w:lang w:val="en-US"/>
          </w:rPr>
          <w:t xml:space="preserve">of </w:t>
        </w:r>
      </w:ins>
      <w:ins w:id="158" w:author="MenosG" w:date="2019-05-19T08:44:00Z">
        <w:r w:rsidR="00FF74FD">
          <w:rPr>
            <w:lang w:val="en-US"/>
          </w:rPr>
          <w:t>light flux</w:t>
        </w:r>
      </w:ins>
      <w:ins w:id="159" w:author="MenosG" w:date="2019-05-19T08:46:00Z">
        <w:r w:rsidR="00FF74FD">
          <w:rPr>
            <w:lang w:val="en-US"/>
          </w:rPr>
          <w:t xml:space="preserve">. </w:t>
        </w:r>
      </w:ins>
      <w:ins w:id="160" w:author="MenosG" w:date="2019-05-19T08:47:00Z">
        <w:r w:rsidR="00FF74FD">
          <w:rPr>
            <w:lang w:val="en-US"/>
          </w:rPr>
          <w:t>Luminosity higher that given threshold will not cause pupil to react</w:t>
        </w:r>
      </w:ins>
      <w:ins w:id="161" w:author="MenosG" w:date="2019-05-19T08:51:00Z">
        <w:r w:rsidR="008B63A7">
          <w:rPr>
            <w:lang w:val="en-US"/>
          </w:rPr>
          <w:t xml:space="preserve">. </w:t>
        </w:r>
      </w:ins>
    </w:p>
    <w:p w14:paraId="3A27511A" w14:textId="1273D944" w:rsidR="00AB2187" w:rsidRDefault="008B63A7" w:rsidP="008B63A7">
      <w:pPr>
        <w:rPr>
          <w:ins w:id="162" w:author="MenosG" w:date="2019-05-19T09:16:00Z"/>
          <w:lang w:val="en-US"/>
        </w:rPr>
      </w:pPr>
      <w:ins w:id="163" w:author="MenosG" w:date="2019-05-19T08:57:00Z">
        <w:r>
          <w:rPr>
            <w:lang w:val="en-US"/>
          </w:rPr>
          <w:t xml:space="preserve">As the </w:t>
        </w:r>
      </w:ins>
      <w:ins w:id="164" w:author="MenosG" w:date="2019-05-19T08:58:00Z">
        <w:r>
          <w:rPr>
            <w:lang w:val="en-US"/>
          </w:rPr>
          <w:t xml:space="preserve">final </w:t>
        </w:r>
      </w:ins>
      <w:ins w:id="165" w:author="MenosG" w:date="2019-05-19T08:57:00Z">
        <w:r>
          <w:rPr>
            <w:lang w:val="en-US"/>
          </w:rPr>
          <w:t>v</w:t>
        </w:r>
      </w:ins>
      <w:ins w:id="166" w:author="MenosG" w:date="2019-05-19T08:58:00Z">
        <w:r>
          <w:rPr>
            <w:lang w:val="en-US"/>
          </w:rPr>
          <w:t xml:space="preserve">isual effect of PLR is the </w:t>
        </w:r>
      </w:ins>
      <w:ins w:id="167" w:author="MenosG" w:date="2019-05-19T08:56:00Z">
        <w:r>
          <w:rPr>
            <w:lang w:val="en-US"/>
          </w:rPr>
          <w:t xml:space="preserve">movement of </w:t>
        </w:r>
        <w:r w:rsidRPr="008B63A7">
          <w:rPr>
            <w:lang w:val="en-US"/>
          </w:rPr>
          <w:t>dilator</w:t>
        </w:r>
        <w:r>
          <w:rPr>
            <w:lang w:val="en-US"/>
          </w:rPr>
          <w:t xml:space="preserve"> </w:t>
        </w:r>
      </w:ins>
      <w:ins w:id="168" w:author="MenosG" w:date="2019-05-19T08:57:00Z">
        <w:r>
          <w:rPr>
            <w:lang w:val="en-US"/>
          </w:rPr>
          <w:t xml:space="preserve">and </w:t>
        </w:r>
      </w:ins>
      <w:ins w:id="169" w:author="MenosG" w:date="2019-05-19T08:56:00Z">
        <w:r w:rsidRPr="008B63A7">
          <w:rPr>
            <w:lang w:val="en-US"/>
          </w:rPr>
          <w:t>sphincter</w:t>
        </w:r>
      </w:ins>
      <w:ins w:id="170" w:author="MenosG" w:date="2019-05-19T08:54:00Z">
        <w:r>
          <w:rPr>
            <w:lang w:val="en-US"/>
          </w:rPr>
          <w:t xml:space="preserve"> </w:t>
        </w:r>
      </w:ins>
      <w:ins w:id="171" w:author="Filip Rynkiewicz" w:date="2019-05-21T12:15:00Z">
        <w:r w:rsidR="00625015">
          <w:rPr>
            <w:lang w:val="en-US"/>
          </w:rPr>
          <w:t xml:space="preserve">muscles </w:t>
        </w:r>
      </w:ins>
      <w:ins w:id="172" w:author="MenosG" w:date="2019-05-19T08:58:00Z">
        <w:r>
          <w:rPr>
            <w:lang w:val="en-US"/>
          </w:rPr>
          <w:t xml:space="preserve">there are </w:t>
        </w:r>
      </w:ins>
      <w:ins w:id="173" w:author="MenosG" w:date="2019-05-19T08:59:00Z">
        <w:r>
          <w:rPr>
            <w:lang w:val="en-US"/>
          </w:rPr>
          <w:t xml:space="preserve">PLR </w:t>
        </w:r>
      </w:ins>
      <w:ins w:id="174" w:author="MenosG" w:date="2019-05-19T08:58:00Z">
        <w:r>
          <w:rPr>
            <w:lang w:val="en-US"/>
          </w:rPr>
          <w:t xml:space="preserve">models that </w:t>
        </w:r>
      </w:ins>
      <w:ins w:id="175" w:author="MenosG" w:date="2019-05-19T09:00:00Z">
        <w:r>
          <w:rPr>
            <w:lang w:val="en-US"/>
          </w:rPr>
          <w:t xml:space="preserve">are designed to simulate </w:t>
        </w:r>
      </w:ins>
      <w:ins w:id="176" w:author="Filip Rynkiewicz" w:date="2019-05-21T12:44:00Z">
        <w:r w:rsidR="00297CF2">
          <w:rPr>
            <w:lang w:val="en-US"/>
          </w:rPr>
          <w:t xml:space="preserve">behavior of </w:t>
        </w:r>
      </w:ins>
      <w:ins w:id="177" w:author="MenosG" w:date="2019-05-19T09:00:00Z">
        <w:r>
          <w:rPr>
            <w:lang w:val="en-US"/>
          </w:rPr>
          <w:t>those muscles based on a</w:t>
        </w:r>
        <w:r w:rsidRPr="008B63A7">
          <w:rPr>
            <w:lang w:val="en-US"/>
          </w:rPr>
          <w:t>utonomic nervous syste</w:t>
        </w:r>
        <w:r>
          <w:rPr>
            <w:lang w:val="en-US"/>
          </w:rPr>
          <w:t>m input</w:t>
        </w:r>
      </w:ins>
      <w:ins w:id="178" w:author="MenosG" w:date="2019-05-19T09:04:00Z">
        <w:r w:rsidR="00A0203C">
          <w:rPr>
            <w:lang w:val="en-US"/>
          </w:rPr>
          <w:t>. In</w:t>
        </w:r>
      </w:ins>
      <w:ins w:id="179" w:author="MenosG" w:date="2019-05-19T09:03:00Z">
        <w:r w:rsidR="00A0203C">
          <w:rPr>
            <w:lang w:val="en-US"/>
          </w:rPr>
          <w:t xml:space="preserve"> </w:t>
        </w:r>
      </w:ins>
      <w:commentRangeStart w:id="180"/>
      <w:ins w:id="181" w:author="MenosG" w:date="2019-05-19T08:54:00Z">
        <w:r>
          <w:rPr>
            <w:lang w:val="en-US"/>
          </w:rPr>
          <w:t>1</w:t>
        </w:r>
      </w:ins>
      <w:commentRangeEnd w:id="180"/>
      <w:ins w:id="182" w:author="MenosG" w:date="2019-05-19T09:23:00Z">
        <w:r w:rsidR="008A6322">
          <w:rPr>
            <w:rStyle w:val="CommentReference"/>
          </w:rPr>
          <w:commentReference w:id="180"/>
        </w:r>
      </w:ins>
      <w:ins w:id="183" w:author="MenosG" w:date="2019-05-19T09:04:00Z">
        <w:r w:rsidR="00A0203C">
          <w:rPr>
            <w:lang w:val="en-US"/>
          </w:rPr>
          <w:t xml:space="preserve"> model is targeted to simulate only</w:t>
        </w:r>
      </w:ins>
      <w:ins w:id="184" w:author="MenosG" w:date="2019-05-19T09:13:00Z">
        <w:r w:rsidR="008A6322" w:rsidRPr="008A6322">
          <w:rPr>
            <w:rStyle w:val="CommentReference"/>
            <w:lang w:val="en-US"/>
            <w:rPrChange w:id="185" w:author="MenosG" w:date="2019-05-19T09:13:00Z">
              <w:rPr>
                <w:rStyle w:val="CommentReference"/>
              </w:rPr>
            </w:rPrChange>
          </w:rPr>
          <w:t xml:space="preserve"> </w:t>
        </w:r>
        <w:r w:rsidR="008A6322">
          <w:rPr>
            <w:rStyle w:val="CommentReference"/>
            <w:lang w:val="en-US"/>
          </w:rPr>
          <w:t>s</w:t>
        </w:r>
      </w:ins>
      <w:ins w:id="186" w:author="MenosG" w:date="2019-05-19T09:05:00Z">
        <w:r w:rsidR="00A0203C" w:rsidRPr="00A0203C">
          <w:rPr>
            <w:lang w:val="en-US"/>
          </w:rPr>
          <w:t xml:space="preserve">hort </w:t>
        </w:r>
        <w:r w:rsidR="00A0203C">
          <w:rPr>
            <w:lang w:val="en-US"/>
          </w:rPr>
          <w:t>l</w:t>
        </w:r>
        <w:r w:rsidR="00A0203C" w:rsidRPr="00A0203C">
          <w:rPr>
            <w:lang w:val="en-US"/>
          </w:rPr>
          <w:t xml:space="preserve">ight </w:t>
        </w:r>
        <w:r w:rsidR="00A0203C">
          <w:rPr>
            <w:lang w:val="en-US"/>
          </w:rPr>
          <w:t>f</w:t>
        </w:r>
        <w:r w:rsidR="00A0203C" w:rsidRPr="00A0203C">
          <w:rPr>
            <w:lang w:val="en-US"/>
          </w:rPr>
          <w:t>lash</w:t>
        </w:r>
        <w:r w:rsidR="00A0203C">
          <w:rPr>
            <w:lang w:val="en-US"/>
          </w:rPr>
          <w:t>es</w:t>
        </w:r>
      </w:ins>
      <w:ins w:id="187" w:author="Filip Rynkiewicz" w:date="2019-05-21T12:44:00Z">
        <w:r w:rsidR="00297CF2">
          <w:rPr>
            <w:lang w:val="en-US"/>
          </w:rPr>
          <w:t xml:space="preserve">, which </w:t>
        </w:r>
      </w:ins>
      <w:ins w:id="188" w:author="Filip Rynkiewicz" w:date="2019-05-21T12:45:00Z">
        <w:r w:rsidR="00297CF2">
          <w:rPr>
            <w:lang w:val="en-US"/>
          </w:rPr>
          <w:t xml:space="preserve">not cover all possible cases of PLR </w:t>
        </w:r>
      </w:ins>
      <w:ins w:id="189" w:author="Filip Rynkiewicz" w:date="2019-05-21T12:46:00Z">
        <w:r w:rsidR="00297CF2">
          <w:rPr>
            <w:lang w:val="en-US"/>
          </w:rPr>
          <w:t>behavior</w:t>
        </w:r>
      </w:ins>
      <w:ins w:id="190" w:author="Filip Rynkiewicz" w:date="2019-05-21T12:45:00Z">
        <w:r w:rsidR="00297CF2">
          <w:rPr>
            <w:lang w:val="en-US"/>
          </w:rPr>
          <w:t>.</w:t>
        </w:r>
      </w:ins>
      <w:ins w:id="191" w:author="MenosG" w:date="2019-05-19T09:09:00Z">
        <w:del w:id="192" w:author="Filip Rynkiewicz" w:date="2019-05-21T12:44:00Z">
          <w:r w:rsidR="00A0203C" w:rsidDel="00297CF2">
            <w:rPr>
              <w:lang w:val="en-US"/>
            </w:rPr>
            <w:delText>.</w:delText>
          </w:r>
        </w:del>
      </w:ins>
      <w:ins w:id="193" w:author="MenosG" w:date="2019-05-19T09:05:00Z">
        <w:r w:rsidR="00A0203C">
          <w:rPr>
            <w:lang w:val="en-US"/>
          </w:rPr>
          <w:t xml:space="preserve"> </w:t>
        </w:r>
      </w:ins>
      <w:ins w:id="194" w:author="MenosG" w:date="2019-05-19T09:06:00Z">
        <w:r w:rsidR="00A0203C">
          <w:rPr>
            <w:lang w:val="en-US"/>
          </w:rPr>
          <w:t xml:space="preserve">The model presented at </w:t>
        </w:r>
      </w:ins>
      <w:commentRangeStart w:id="195"/>
      <w:ins w:id="196" w:author="MenosG" w:date="2019-05-19T09:02:00Z">
        <w:r w:rsidR="00A0203C">
          <w:rPr>
            <w:lang w:val="en-US"/>
          </w:rPr>
          <w:t>2</w:t>
        </w:r>
      </w:ins>
      <w:commentRangeEnd w:id="195"/>
      <w:ins w:id="197" w:author="MenosG" w:date="2019-05-19T09:06:00Z">
        <w:r w:rsidR="00A0203C">
          <w:rPr>
            <w:lang w:val="en-US"/>
          </w:rPr>
          <w:t xml:space="preserve"> </w:t>
        </w:r>
      </w:ins>
      <w:ins w:id="198" w:author="MenosG" w:date="2019-05-19T09:02:00Z">
        <w:r w:rsidR="00A0203C">
          <w:rPr>
            <w:rStyle w:val="CommentReference"/>
          </w:rPr>
          <w:commentReference w:id="195"/>
        </w:r>
      </w:ins>
      <w:ins w:id="199" w:author="MenosG" w:date="2019-05-19T09:05:00Z">
        <w:r w:rsidR="00A0203C">
          <w:rPr>
            <w:lang w:val="en-US"/>
          </w:rPr>
          <w:t xml:space="preserve"> </w:t>
        </w:r>
      </w:ins>
      <w:ins w:id="200" w:author="MenosG" w:date="2019-05-19T09:08:00Z">
        <w:r w:rsidR="00A0203C">
          <w:rPr>
            <w:lang w:val="en-US"/>
          </w:rPr>
          <w:t>is over complicated with multiple</w:t>
        </w:r>
      </w:ins>
      <w:ins w:id="201" w:author="MenosG" w:date="2019-05-19T09:09:00Z">
        <w:r w:rsidR="00A0203C">
          <w:rPr>
            <w:lang w:val="en-US"/>
          </w:rPr>
          <w:t xml:space="preserve"> </w:t>
        </w:r>
        <w:r w:rsidR="00A0203C" w:rsidRPr="00A0203C">
          <w:rPr>
            <w:lang w:val="en-US"/>
          </w:rPr>
          <w:t>second-order delay differential equations</w:t>
        </w:r>
      </w:ins>
      <w:ins w:id="202" w:author="MenosG" w:date="2019-05-19T09:11:00Z">
        <w:r w:rsidR="00A0203C">
          <w:rPr>
            <w:lang w:val="en-US"/>
          </w:rPr>
          <w:t xml:space="preserve">, </w:t>
        </w:r>
        <w:r w:rsidR="00A0203C" w:rsidRPr="00A0203C">
          <w:rPr>
            <w:lang w:val="en-US"/>
          </w:rPr>
          <w:t>impractical to design a robust inverse algorithm to obtain model parameters from experimental data</w:t>
        </w:r>
        <w:r w:rsidR="00A0203C">
          <w:rPr>
            <w:lang w:val="en-US"/>
          </w:rPr>
          <w:t>.</w:t>
        </w:r>
      </w:ins>
    </w:p>
    <w:p w14:paraId="2BBBE0C6" w14:textId="667C1D9B" w:rsidR="00AB2187" w:rsidDel="002E7A36" w:rsidRDefault="00A0203C">
      <w:pPr>
        <w:rPr>
          <w:del w:id="203" w:author="MenosG" w:date="2019-05-19T09:26:00Z"/>
          <w:moveTo w:id="204" w:author="MenosG" w:date="2019-05-19T08:02:00Z"/>
          <w:rStyle w:val="Hyperlink2"/>
        </w:rPr>
        <w:pPrChange w:id="205" w:author="MenosG" w:date="2019-05-19T09:16:00Z">
          <w:pPr>
            <w:pStyle w:val="Tre"/>
          </w:pPr>
        </w:pPrChange>
      </w:pPr>
      <w:ins w:id="206" w:author="MenosG" w:date="2019-05-19T09:11:00Z">
        <w:r>
          <w:rPr>
            <w:lang w:val="en-US"/>
          </w:rPr>
          <w:t xml:space="preserve">The </w:t>
        </w:r>
      </w:ins>
      <w:ins w:id="207" w:author="MenosG" w:date="2019-05-19T09:13:00Z">
        <w:r w:rsidR="008A6322">
          <w:rPr>
            <w:lang w:val="en-US"/>
          </w:rPr>
          <w:t xml:space="preserve">model used in this experiment is based on </w:t>
        </w:r>
      </w:ins>
      <w:moveToRangeStart w:id="208" w:author="MenosG" w:date="2019-05-19T08:02:00Z" w:name="move9145366"/>
      <w:moveTo w:id="209" w:author="MenosG" w:date="2019-05-19T08:02:00Z">
        <w:del w:id="210" w:author="MenosG" w:date="2019-05-19T09:16:00Z">
          <w:r w:rsidR="00AB2187" w:rsidDel="008A6322">
            <w:rPr>
              <w:rStyle w:val="Hyperlink2"/>
            </w:rPr>
            <w:delText xml:space="preserve">Idea of this model is to cooperate </w:delText>
          </w:r>
        </w:del>
        <w:r w:rsidR="00AB2187">
          <w:rPr>
            <w:rStyle w:val="Hyperlink2"/>
          </w:rPr>
          <w:t>Moon and Spencer equation</w:t>
        </w:r>
      </w:moveTo>
      <w:ins w:id="211" w:author="Filip Rynkiewicz" w:date="2019-05-21T12:45:00Z">
        <w:r w:rsidR="00297CF2">
          <w:rPr>
            <w:rStyle w:val="Hyperlink2"/>
          </w:rPr>
          <w:t>&lt;</w:t>
        </w:r>
        <w:proofErr w:type="spellStart"/>
        <w:r w:rsidR="00297CF2">
          <w:rPr>
            <w:rStyle w:val="Hyperlink2"/>
          </w:rPr>
          <w:t>equ</w:t>
        </w:r>
        <w:proofErr w:type="spellEnd"/>
        <w:r w:rsidR="00297CF2">
          <w:rPr>
            <w:rStyle w:val="Hyperlink2"/>
          </w:rPr>
          <w:t xml:space="preserve"> ref&gt;</w:t>
        </w:r>
      </w:ins>
      <w:moveTo w:id="212" w:author="MenosG" w:date="2019-05-19T08:02:00Z">
        <w:del w:id="213" w:author="Filip Rynkiewicz" w:date="2019-05-21T12:45:00Z">
          <w:r w:rsidR="00AB2187" w:rsidDel="00297CF2">
            <w:rPr>
              <w:rStyle w:val="Hyperlink2"/>
            </w:rPr>
            <w:delText>, described in previous pages</w:delText>
          </w:r>
        </w:del>
        <w:r w:rsidR="00AB2187">
          <w:rPr>
            <w:rStyle w:val="Hyperlink2"/>
          </w:rPr>
          <w:t xml:space="preserve">, for equilibrium pupil state, and </w:t>
        </w:r>
        <w:proofErr w:type="spellStart"/>
        <w:r w:rsidR="00AB2187" w:rsidRPr="00AF5547">
          <w:rPr>
            <w:rStyle w:val="Hyperlink2"/>
          </w:rPr>
          <w:t>Longtin</w:t>
        </w:r>
        <w:proofErr w:type="spellEnd"/>
        <w:r w:rsidR="00AB2187">
          <w:rPr>
            <w:rStyle w:val="Hyperlink2"/>
          </w:rPr>
          <w:t xml:space="preserve"> </w:t>
        </w:r>
        <w:r w:rsidR="00AB2187" w:rsidRPr="00AF5547">
          <w:rPr>
            <w:rStyle w:val="Hyperlink2"/>
          </w:rPr>
          <w:t>and</w:t>
        </w:r>
        <w:r w:rsidR="00AB2187">
          <w:rPr>
            <w:rStyle w:val="Hyperlink2"/>
          </w:rPr>
          <w:t xml:space="preserve"> </w:t>
        </w:r>
        <w:r w:rsidR="00AB2187" w:rsidRPr="00AF5547">
          <w:rPr>
            <w:rStyle w:val="Hyperlink2"/>
          </w:rPr>
          <w:t>Milton’s</w:t>
        </w:r>
        <w:r w:rsidR="00AB2187">
          <w:rPr>
            <w:rStyle w:val="Hyperlink2"/>
          </w:rPr>
          <w:t xml:space="preserve"> time dependent pupil size</w:t>
        </w:r>
      </w:moveTo>
      <w:ins w:id="214" w:author="Filip Rynkiewicz" w:date="2019-05-21T12:38:00Z">
        <w:r w:rsidR="00E6045C">
          <w:rPr>
            <w:rStyle w:val="Hyperlink2"/>
          </w:rPr>
          <w:t xml:space="preserve"> which is described by time delayed </w:t>
        </w:r>
      </w:ins>
      <w:ins w:id="215" w:author="Filip Rynkiewicz" w:date="2019-05-21T12:39:00Z">
        <w:r w:rsidR="00E6045C">
          <w:rPr>
            <w:rStyle w:val="Hyperlink2"/>
          </w:rPr>
          <w:t>equation</w:t>
        </w:r>
      </w:ins>
      <w:moveTo w:id="216" w:author="MenosG" w:date="2019-05-19T08:02:00Z">
        <w:del w:id="217" w:author="Filip Rynkiewicz" w:date="2019-05-21T12:38:00Z">
          <w:r w:rsidR="00AB2187" w:rsidDel="00E6045C">
            <w:rPr>
              <w:rStyle w:val="Hyperlink2"/>
            </w:rPr>
            <w:delText xml:space="preserve"> model</w:delText>
          </w:r>
        </w:del>
        <w:r w:rsidR="00AB2187">
          <w:rPr>
            <w:rStyle w:val="Hyperlink2"/>
          </w:rPr>
          <w:t xml:space="preserve">. Given equation </w:t>
        </w:r>
        <w:r w:rsidR="00AB2187">
          <w:rPr>
            <w:rStyle w:val="Hyperlink2"/>
          </w:rPr>
          <w:fldChar w:fldCharType="begin"/>
        </w:r>
        <w:r w:rsidR="00AB2187">
          <w:rPr>
            <w:rStyle w:val="Hyperlink2"/>
          </w:rPr>
          <w:instrText xml:space="preserve"> REF _Ref5023987 \h </w:instrText>
        </w:r>
      </w:moveTo>
      <w:r w:rsidR="00AB2187">
        <w:rPr>
          <w:rStyle w:val="Hyperlink2"/>
        </w:rPr>
      </w:r>
      <w:moveTo w:id="218" w:author="MenosG" w:date="2019-05-19T08:02:00Z">
        <w:r w:rsidR="00AB2187">
          <w:rPr>
            <w:rStyle w:val="Hyperlink2"/>
          </w:rPr>
          <w:fldChar w:fldCharType="separate"/>
        </w:r>
        <w:r w:rsidR="00AB2187" w:rsidRPr="00625015">
          <w:rPr>
            <w:lang w:val="en-US"/>
            <w:rPrChange w:id="219" w:author="Filip Rynkiewicz" w:date="2019-05-21T12:09:00Z">
              <w:rPr/>
            </w:rPrChange>
          </w:rPr>
          <w:t xml:space="preserve">Figure </w:t>
        </w:r>
        <w:r w:rsidR="00AB2187" w:rsidRPr="00625015">
          <w:rPr>
            <w:noProof/>
            <w:lang w:val="en-US"/>
            <w:rPrChange w:id="220" w:author="Filip Rynkiewicz" w:date="2019-05-21T12:09:00Z">
              <w:rPr>
                <w:noProof/>
              </w:rPr>
            </w:rPrChange>
          </w:rPr>
          <w:t>15</w:t>
        </w:r>
        <w:r w:rsidR="00AB2187">
          <w:rPr>
            <w:rStyle w:val="Hyperlink2"/>
          </w:rPr>
          <w:fldChar w:fldCharType="end"/>
        </w:r>
        <w:r w:rsidR="00AB2187">
          <w:rPr>
            <w:rStyle w:val="Hyperlink2"/>
          </w:rPr>
          <w:t xml:space="preserve">  describes the behavior of dynamic changes of pupil in response to light where the pupillary latency, time delay between the instant in which the light pulse reaches the retina and the beginning of iridial reaction, is given by τ and time t. Parameter D describes the pupil diameter in millimeters, which is the output of solved equation.  </w:t>
        </w:r>
      </w:moveTo>
    </w:p>
    <w:moveToRangeEnd w:id="208"/>
    <w:p w14:paraId="0C2866ED" w14:textId="77777777" w:rsidR="000950B1" w:rsidRPr="00D564BE" w:rsidRDefault="000950B1">
      <w:pPr>
        <w:rPr>
          <w:rFonts w:eastAsiaTheme="majorEastAsia"/>
          <w:lang w:val="en-US"/>
          <w:rPrChange w:id="221" w:author="Filip Rynkiewicz" w:date="2019-05-22T11:56:00Z">
            <w:rPr>
              <w:rStyle w:val="Hyperlink2"/>
              <w:rFonts w:eastAsia="Arial Unicode MS" w:cs="Arial Unicode MS"/>
              <w:b w:val="0"/>
              <w:color w:val="000000"/>
              <w:sz w:val="20"/>
              <w:szCs w:val="20"/>
              <w:u w:val="none" w:color="000000"/>
              <w:bdr w:val="nil"/>
              <w:lang w:eastAsia="en-US"/>
            </w:rPr>
          </w:rPrChange>
        </w:rPr>
        <w:pPrChange w:id="222" w:author="MenosG" w:date="2019-05-18T18:34:00Z">
          <w:pPr>
            <w:pStyle w:val="Heading1"/>
          </w:pPr>
        </w:pPrChange>
      </w:pPr>
    </w:p>
    <w:p w14:paraId="6E07C1F0" w14:textId="0279A25A" w:rsidR="005D377C" w:rsidRPr="00625015" w:rsidDel="002E7A36" w:rsidRDefault="008A75A7" w:rsidP="008A75A7">
      <w:pPr>
        <w:rPr>
          <w:ins w:id="223" w:author="Piotr Napieralski" w:date="2019-05-18T08:57:00Z"/>
          <w:del w:id="224" w:author="MenosG" w:date="2019-05-19T09:23:00Z"/>
          <w:rStyle w:val="Hyperlink2"/>
          <w:rPrChange w:id="225" w:author="Filip Rynkiewicz" w:date="2019-05-21T12:09:00Z">
            <w:rPr>
              <w:ins w:id="226" w:author="Piotr Napieralski" w:date="2019-05-18T08:57:00Z"/>
              <w:del w:id="227" w:author="MenosG" w:date="2019-05-19T09:23:00Z"/>
              <w:rStyle w:val="Hyperlink2"/>
              <w:rFonts w:eastAsiaTheme="majorEastAsia" w:cstheme="majorBidi"/>
              <w:b/>
              <w:sz w:val="24"/>
              <w:szCs w:val="32"/>
              <w:u w:val="single"/>
              <w:lang w:val="pl-PL"/>
            </w:rPr>
          </w:rPrChange>
        </w:rPr>
      </w:pPr>
      <w:ins w:id="228" w:author="Piotr Napieralski" w:date="2019-05-18T08:55:00Z">
        <w:del w:id="229" w:author="MenosG" w:date="2019-05-19T09:23:00Z">
          <w:r w:rsidRPr="00625015" w:rsidDel="002E7A36">
            <w:rPr>
              <w:rStyle w:val="Hyperlink2"/>
              <w:rPrChange w:id="230" w:author="Filip Rynkiewicz" w:date="2019-05-21T12:09:00Z">
                <w:rPr>
                  <w:rStyle w:val="Hyperlink2"/>
                  <w:lang w:val="pl-PL"/>
                </w:rPr>
              </w:rPrChange>
            </w:rPr>
            <w:delText>Troszkę opisu fizjologii którą modelują</w:delText>
          </w:r>
        </w:del>
      </w:ins>
      <w:ins w:id="231" w:author="Piotr Napieralski" w:date="2019-05-18T08:56:00Z">
        <w:del w:id="232" w:author="MenosG" w:date="2019-05-19T09:23:00Z">
          <w:r w:rsidRPr="00625015" w:rsidDel="002E7A36">
            <w:rPr>
              <w:rStyle w:val="Hyperlink2"/>
              <w:rPrChange w:id="233" w:author="Filip Rynkiewicz" w:date="2019-05-21T12:09:00Z">
                <w:rPr>
                  <w:rStyle w:val="Hyperlink2"/>
                  <w:lang w:val="pl-PL"/>
                </w:rPr>
              </w:rPrChange>
            </w:rPr>
            <w:delText xml:space="preserve">. </w:delText>
          </w:r>
        </w:del>
      </w:ins>
      <w:ins w:id="234" w:author="Piotr Napieralski" w:date="2019-05-18T08:57:00Z">
        <w:del w:id="235" w:author="MenosG" w:date="2019-05-19T09:23:00Z">
          <w:r w:rsidRPr="00625015" w:rsidDel="002E7A36">
            <w:rPr>
              <w:rStyle w:val="Hyperlink2"/>
              <w:rPrChange w:id="236" w:author="Filip Rynkiewicz" w:date="2019-05-21T12:09:00Z">
                <w:rPr>
                  <w:rStyle w:val="Hyperlink2"/>
                  <w:lang w:val="pl-PL"/>
                </w:rPr>
              </w:rPrChange>
            </w:rPr>
            <w:delText xml:space="preserve">Istotne jest modelowanie dynamicznych zmian. </w:delText>
          </w:r>
        </w:del>
      </w:ins>
      <w:ins w:id="237" w:author="Piotr Napieralski" w:date="2019-05-18T08:56:00Z">
        <w:del w:id="238" w:author="MenosG" w:date="2019-05-19T09:23:00Z">
          <w:r w:rsidRPr="00625015" w:rsidDel="002E7A36">
            <w:rPr>
              <w:rStyle w:val="Hyperlink2"/>
              <w:rPrChange w:id="239" w:author="Filip Rynkiewicz" w:date="2019-05-21T12:09:00Z">
                <w:rPr>
                  <w:rStyle w:val="Hyperlink2"/>
                  <w:lang w:val="pl-PL"/>
                </w:rPr>
              </w:rPrChange>
            </w:rPr>
            <w:delText xml:space="preserve">Mały stade of art. Metod i na końcu wskazanie na </w:delText>
          </w:r>
        </w:del>
      </w:ins>
      <w:ins w:id="240" w:author="Piotr Napieralski" w:date="2019-05-18T08:55:00Z">
        <w:del w:id="241" w:author="MenosG" w:date="2019-05-19T09:23:00Z">
          <w:r w:rsidRPr="00625015" w:rsidDel="002E7A36">
            <w:rPr>
              <w:rStyle w:val="Hyperlink2"/>
              <w:rPrChange w:id="242" w:author="Filip Rynkiewicz" w:date="2019-05-21T12:09:00Z">
                <w:rPr>
                  <w:rStyle w:val="Hyperlink2"/>
                  <w:lang w:val="pl-PL"/>
                </w:rPr>
              </w:rPrChange>
            </w:rPr>
            <w:delText xml:space="preserve"> Pampeluna</w:delText>
          </w:r>
        </w:del>
      </w:ins>
      <w:ins w:id="243" w:author="Piotr Napieralski" w:date="2019-05-18T08:56:00Z">
        <w:del w:id="244" w:author="MenosG" w:date="2019-05-19T09:23:00Z">
          <w:r w:rsidRPr="00625015" w:rsidDel="002E7A36">
            <w:rPr>
              <w:rStyle w:val="Hyperlink2"/>
              <w:rPrChange w:id="245" w:author="Filip Rynkiewicz" w:date="2019-05-21T12:09:00Z">
                <w:rPr>
                  <w:rStyle w:val="Hyperlink2"/>
                  <w:lang w:val="pl-PL"/>
                </w:rPr>
              </w:rPrChange>
            </w:rPr>
            <w:delText xml:space="preserve"> że najlepszy ?</w:delText>
          </w:r>
        </w:del>
      </w:ins>
      <w:ins w:id="246" w:author="Piotr Napieralski" w:date="2019-05-18T08:55:00Z">
        <w:del w:id="247" w:author="MenosG" w:date="2019-05-19T09:23:00Z">
          <w:r w:rsidRPr="00625015" w:rsidDel="002E7A36">
            <w:rPr>
              <w:rStyle w:val="Hyperlink2"/>
              <w:rPrChange w:id="248" w:author="Filip Rynkiewicz" w:date="2019-05-21T12:09:00Z">
                <w:rPr>
                  <w:rStyle w:val="Hyperlink2"/>
                  <w:lang w:val="pl-PL"/>
                </w:rPr>
              </w:rPrChange>
            </w:rPr>
            <w:delText xml:space="preserve"> </w:delText>
          </w:r>
        </w:del>
      </w:ins>
    </w:p>
    <w:p w14:paraId="54E07595" w14:textId="714A1D3F" w:rsidR="008A75A7" w:rsidRPr="00625015" w:rsidDel="002E7A36" w:rsidRDefault="008A75A7" w:rsidP="008A75A7">
      <w:pPr>
        <w:rPr>
          <w:ins w:id="249" w:author="Piotr Napieralski" w:date="2019-05-18T08:58:00Z"/>
          <w:del w:id="250" w:author="MenosG" w:date="2019-05-19T09:23:00Z"/>
          <w:rStyle w:val="Hyperlink2"/>
          <w:rPrChange w:id="251" w:author="Filip Rynkiewicz" w:date="2019-05-21T12:09:00Z">
            <w:rPr>
              <w:ins w:id="252" w:author="Piotr Napieralski" w:date="2019-05-18T08:58:00Z"/>
              <w:del w:id="253" w:author="MenosG" w:date="2019-05-19T09:23:00Z"/>
              <w:rStyle w:val="Hyperlink2"/>
              <w:lang w:val="pl-PL"/>
            </w:rPr>
          </w:rPrChange>
        </w:rPr>
      </w:pPr>
      <w:ins w:id="254" w:author="Piotr Napieralski" w:date="2019-05-18T08:58:00Z">
        <w:del w:id="255" w:author="MenosG" w:date="2019-05-19T09:23:00Z">
          <w:r w:rsidRPr="00625015" w:rsidDel="002E7A36">
            <w:rPr>
              <w:rStyle w:val="Hyperlink2"/>
              <w:rPrChange w:id="256" w:author="Filip Rynkiewicz" w:date="2019-05-21T12:09:00Z">
                <w:rPr>
                  <w:rStyle w:val="Hyperlink2"/>
                  <w:lang w:val="pl-PL"/>
                </w:rPr>
              </w:rPrChange>
            </w:rPr>
            <w:delText>Tutaj state i opis pampeluny (z równaniem bez obrazków)</w:delText>
          </w:r>
        </w:del>
      </w:ins>
    </w:p>
    <w:p w14:paraId="67EF8A53" w14:textId="1FD70EE7" w:rsidR="008A75A7" w:rsidRPr="00625015" w:rsidDel="002E7A36" w:rsidRDefault="008A75A7" w:rsidP="008A75A7">
      <w:pPr>
        <w:rPr>
          <w:ins w:id="257" w:author="Piotr Napieralski" w:date="2019-05-18T08:57:00Z"/>
          <w:del w:id="258" w:author="MenosG" w:date="2019-05-19T09:23:00Z"/>
          <w:rStyle w:val="Hyperlink2"/>
          <w:rPrChange w:id="259" w:author="Filip Rynkiewicz" w:date="2019-05-21T12:09:00Z">
            <w:rPr>
              <w:ins w:id="260" w:author="Piotr Napieralski" w:date="2019-05-18T08:57:00Z"/>
              <w:del w:id="261" w:author="MenosG" w:date="2019-05-19T09:23:00Z"/>
              <w:rStyle w:val="Hyperlink2"/>
              <w:lang w:val="pl-PL"/>
            </w:rPr>
          </w:rPrChange>
        </w:rPr>
      </w:pPr>
    </w:p>
    <w:p w14:paraId="0D538CDA" w14:textId="1C676D46" w:rsidR="008A75A7" w:rsidRPr="00880554" w:rsidRDefault="008A75A7" w:rsidP="008A75A7">
      <w:pPr>
        <w:pStyle w:val="Tre"/>
        <w:rPr>
          <w:ins w:id="262" w:author="Piotr Napieralski" w:date="2019-05-18T08:59:00Z"/>
          <w:rStyle w:val="Hyperlink2"/>
          <w:color w:val="5B9BD5" w:themeColor="accent1"/>
        </w:rPr>
      </w:pPr>
      <w:ins w:id="263" w:author="Piotr Napieralski" w:date="2019-05-18T08:59:00Z">
        <w:del w:id="264" w:author="MenosG" w:date="2019-05-19T09:23:00Z">
          <w:r w:rsidDel="002E7A36">
            <w:rPr>
              <w:rStyle w:val="Hyperlink2"/>
              <w:color w:val="auto"/>
            </w:rPr>
            <w:delText>Model was used</w:delText>
          </w:r>
        </w:del>
        <w:r>
          <w:rPr>
            <w:rStyle w:val="Hyperlink2"/>
            <w:color w:val="auto"/>
          </w:rPr>
          <w:t xml:space="preserve"> </w:t>
        </w:r>
        <w:del w:id="265" w:author="MenosG" w:date="2019-05-19T08:01:00Z">
          <w:r w:rsidDel="00AB2187">
            <w:rPr>
              <w:rStyle w:val="Hyperlink2"/>
            </w:rPr>
            <w:delText>(Pamplona, Oliveira and Baranoski, 2009)</w:delText>
          </w:r>
          <w:r w:rsidDel="00AB2187">
            <w:rPr>
              <w:rStyle w:val="Hyperlink2"/>
              <w:color w:val="auto"/>
            </w:rPr>
            <w:delText xml:space="preserve">. </w:delText>
          </w:r>
        </w:del>
        <w:r>
          <w:rPr>
            <w:rStyle w:val="Hyperlink2"/>
            <w:color w:val="auto"/>
          </w:rPr>
          <w:t xml:space="preserve">This model </w:t>
        </w:r>
        <w:proofErr w:type="gramStart"/>
        <w:r>
          <w:rPr>
            <w:rStyle w:val="Hyperlink2"/>
            <w:color w:val="auto"/>
          </w:rPr>
          <w:t>is able to</w:t>
        </w:r>
        <w:proofErr w:type="gramEnd"/>
        <w:r>
          <w:rPr>
            <w:rStyle w:val="Hyperlink2"/>
            <w:color w:val="auto"/>
          </w:rPr>
          <w:t xml:space="preserve"> describe changes of individual pupil on specific light conditions. </w:t>
        </w:r>
        <w:proofErr w:type="gramStart"/>
        <w:r>
          <w:rPr>
            <w:rStyle w:val="Hyperlink2"/>
            <w:color w:val="auto"/>
          </w:rPr>
          <w:t>Despite the fact that</w:t>
        </w:r>
        <w:proofErr w:type="gramEnd"/>
        <w:r>
          <w:rPr>
            <w:rStyle w:val="Hyperlink2"/>
            <w:color w:val="auto"/>
          </w:rPr>
          <w:t xml:space="preserve">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w:t>
        </w:r>
      </w:ins>
      <w:ins w:id="266" w:author="Filip Rynkiewicz" w:date="2019-05-21T12:46:00Z">
        <w:r w:rsidR="00917F34">
          <w:rPr>
            <w:rStyle w:val="Hyperlink2"/>
            <w:color w:val="auto"/>
          </w:rPr>
          <w:t>.</w:t>
        </w:r>
      </w:ins>
      <w:ins w:id="267" w:author="Piotr Napieralski" w:date="2019-05-18T08:59:00Z">
        <w:del w:id="268" w:author="Filip Rynkiewicz" w:date="2019-05-21T12:46:00Z">
          <w:r w:rsidDel="00917F34">
            <w:rPr>
              <w:rStyle w:val="Hyperlink2"/>
              <w:color w:val="auto"/>
            </w:rPr>
            <w:delText xml:space="preserve"> with mean error lesser than 10%.</w:delText>
          </w:r>
        </w:del>
      </w:ins>
    </w:p>
    <w:p w14:paraId="594F31FA" w14:textId="77777777" w:rsidR="008A75A7" w:rsidRDefault="008A75A7" w:rsidP="008A75A7">
      <w:pPr>
        <w:pStyle w:val="Tre"/>
        <w:keepNext/>
        <w:rPr>
          <w:ins w:id="269" w:author="Piotr Napieralski" w:date="2019-05-18T08:59:00Z"/>
        </w:rPr>
      </w:pPr>
      <w:ins w:id="270" w:author="Piotr Napieralski" w:date="2019-05-18T08:59:00Z">
        <w:r>
          <w:rPr>
            <w:noProof/>
          </w:rPr>
          <w:lastRenderedPageBreak/>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ins>
    </w:p>
    <w:p w14:paraId="4E3D3928" w14:textId="77777777" w:rsidR="008A75A7" w:rsidRPr="00880554" w:rsidRDefault="008A75A7" w:rsidP="008A75A7">
      <w:pPr>
        <w:pStyle w:val="Caption"/>
        <w:rPr>
          <w:ins w:id="271" w:author="Piotr Napieralski" w:date="2019-05-18T08:59:00Z"/>
          <w:rStyle w:val="Hyperlink2"/>
          <w:color w:val="5B9BD5" w:themeColor="accent1"/>
        </w:rPr>
      </w:pPr>
      <w:ins w:id="272" w:author="Piotr Napieralski" w:date="2019-05-18T08:59:00Z">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ins>
    </w:p>
    <w:p w14:paraId="1DC69E9B" w14:textId="77777777" w:rsidR="008A75A7" w:rsidRPr="00880554" w:rsidRDefault="008A75A7" w:rsidP="008A75A7">
      <w:pPr>
        <w:pStyle w:val="Tre"/>
        <w:rPr>
          <w:ins w:id="273" w:author="Piotr Napieralski" w:date="2019-05-18T08:59:00Z"/>
          <w:rStyle w:val="Hyperlink2"/>
          <w:color w:val="5B9BD5" w:themeColor="accent1"/>
        </w:rPr>
      </w:pPr>
    </w:p>
    <w:p w14:paraId="67BF6970" w14:textId="6F2ADFA8" w:rsidR="008A75A7" w:rsidDel="00AB2187" w:rsidRDefault="008A75A7" w:rsidP="008A75A7">
      <w:pPr>
        <w:pStyle w:val="Tre"/>
        <w:rPr>
          <w:ins w:id="274" w:author="Piotr Napieralski" w:date="2019-05-18T08:59:00Z"/>
          <w:moveFrom w:id="275" w:author="MenosG" w:date="2019-05-19T08:02:00Z"/>
          <w:rStyle w:val="Hyperlink2"/>
          <w:rFonts w:cs="Times New Roman"/>
          <w:color w:val="auto"/>
        </w:rPr>
      </w:pPr>
      <w:moveFromRangeStart w:id="276" w:author="MenosG" w:date="2019-05-19T08:02:00Z" w:name="move9145366"/>
      <w:moveFrom w:id="277" w:author="MenosG" w:date="2019-05-19T08:02:00Z">
        <w:ins w:id="278" w:author="Piotr Napieralski" w:date="2019-05-18T08:59:00Z">
          <w:r w:rsidDel="00AB2187">
            <w:rPr>
              <w:rStyle w:val="Hyperlink2"/>
              <w:rFonts w:cs="Times New Roman"/>
              <w:color w:val="auto"/>
            </w:rPr>
            <w:t xml:space="preserve">Idea of this model is to cooperate Moon and Spencer equation, described in previous pages, for equilibrium pupil state, and </w:t>
          </w:r>
          <w:r w:rsidRPr="00AF5547" w:rsidDel="00AB2187">
            <w:rPr>
              <w:rStyle w:val="Hyperlink2"/>
              <w:rFonts w:cs="Times New Roman"/>
              <w:color w:val="auto"/>
            </w:rPr>
            <w:t>Longtin</w:t>
          </w:r>
          <w:r w:rsidDel="00AB2187">
            <w:rPr>
              <w:rStyle w:val="Hyperlink2"/>
              <w:rFonts w:cs="Times New Roman"/>
              <w:color w:val="auto"/>
            </w:rPr>
            <w:t xml:space="preserve"> </w:t>
          </w:r>
          <w:r w:rsidRPr="00AF5547" w:rsidDel="00AB2187">
            <w:rPr>
              <w:rStyle w:val="Hyperlink2"/>
              <w:rFonts w:cs="Times New Roman"/>
              <w:color w:val="auto"/>
            </w:rPr>
            <w:t>and</w:t>
          </w:r>
          <w:r w:rsidDel="00AB2187">
            <w:rPr>
              <w:rStyle w:val="Hyperlink2"/>
              <w:rFonts w:cs="Times New Roman"/>
              <w:color w:val="auto"/>
            </w:rPr>
            <w:t xml:space="preserve"> </w:t>
          </w:r>
          <w:r w:rsidRPr="00AF5547" w:rsidDel="00AB2187">
            <w:rPr>
              <w:rStyle w:val="Hyperlink2"/>
              <w:rFonts w:cs="Times New Roman"/>
              <w:color w:val="auto"/>
            </w:rPr>
            <w:t>Milton’s</w:t>
          </w:r>
          <w:r w:rsidDel="00AB2187">
            <w:rPr>
              <w:rStyle w:val="Hyperlink2"/>
              <w:rFonts w:cs="Times New Roman"/>
              <w:color w:val="auto"/>
            </w:rPr>
            <w:t xml:space="preserve"> time dependent pupil size model. </w:t>
          </w:r>
          <w:r w:rsidDel="00AB2187">
            <w:rPr>
              <w:rStyle w:val="Hyperlink2"/>
              <w:color w:val="auto"/>
            </w:rPr>
            <w:t xml:space="preserve">Given equation </w:t>
          </w:r>
          <w:r w:rsidDel="00AB2187">
            <w:rPr>
              <w:rStyle w:val="Hyperlink2"/>
            </w:rPr>
            <w:fldChar w:fldCharType="begin"/>
          </w:r>
          <w:r w:rsidDel="00AB2187">
            <w:rPr>
              <w:rStyle w:val="Hyperlink2"/>
              <w:color w:val="auto"/>
            </w:rPr>
            <w:instrText xml:space="preserve"> REF _Ref5023987 \h </w:instrText>
          </w:r>
        </w:ins>
      </w:moveFrom>
      <w:del w:id="279" w:author="MenosG" w:date="2019-05-19T08:02:00Z">
        <w:r w:rsidDel="00AB2187">
          <w:rPr>
            <w:rStyle w:val="Hyperlink2"/>
          </w:rPr>
        </w:r>
      </w:del>
      <w:moveFrom w:id="280" w:author="MenosG" w:date="2019-05-19T08:02:00Z">
        <w:ins w:id="281" w:author="Piotr Napieralski" w:date="2019-05-18T08:59:00Z">
          <w:r w:rsidDel="00AB2187">
            <w:rPr>
              <w:rStyle w:val="Hyperlink2"/>
            </w:rPr>
            <w:fldChar w:fldCharType="separate"/>
          </w:r>
          <w:r w:rsidRPr="007B53D7" w:rsidDel="00AB2187">
            <w:t xml:space="preserve">Figure </w:t>
          </w:r>
          <w:r w:rsidRPr="007B53D7" w:rsidDel="00AB2187">
            <w:rPr>
              <w:noProof/>
            </w:rPr>
            <w:t>15</w:t>
          </w:r>
          <w:r w:rsidDel="00AB2187">
            <w:rPr>
              <w:rStyle w:val="Hyperlink2"/>
            </w:rPr>
            <w:fldChar w:fldCharType="end"/>
          </w:r>
          <w:r w:rsidDel="00AB2187">
            <w:rPr>
              <w:rStyle w:val="Hyperlink2"/>
              <w:color w:val="auto"/>
            </w:rPr>
            <w:t xml:space="preserve">  describes the behavior of dynamic changes of pupil in response to light where the pupillary latency, time delay between the instant in which the light pulse reaches the retina and the beginning of iridial reaction, is given by </w:t>
          </w:r>
          <w:r w:rsidDel="00AB2187">
            <w:rPr>
              <w:rStyle w:val="Hyperlink2"/>
              <w:rFonts w:cs="Times New Roman"/>
              <w:color w:val="auto"/>
            </w:rPr>
            <w:t xml:space="preserve">τ and time t. Parameter D describes the pupil diameter in millimeters, which is the output of solved equation.  </w:t>
          </w:r>
        </w:ins>
      </w:moveFrom>
    </w:p>
    <w:moveFromRangeEnd w:id="276"/>
    <w:p w14:paraId="353CD251" w14:textId="77777777" w:rsidR="008A75A7" w:rsidRPr="007B53D7" w:rsidRDefault="008A75A7" w:rsidP="008A75A7">
      <w:pPr>
        <w:pStyle w:val="Tre"/>
        <w:rPr>
          <w:ins w:id="282" w:author="Piotr Napieralski" w:date="2019-05-18T08:59:00Z"/>
          <w:rStyle w:val="Hyperlink2"/>
          <w:color w:val="auto"/>
        </w:rPr>
      </w:pPr>
    </w:p>
    <w:p w14:paraId="795D4517" w14:textId="4713E313" w:rsidR="008A75A7" w:rsidRPr="0011735C" w:rsidDel="002E7A36" w:rsidRDefault="008A75A7" w:rsidP="008A75A7">
      <w:pPr>
        <w:pStyle w:val="Tre"/>
        <w:rPr>
          <w:ins w:id="283" w:author="Piotr Napieralski" w:date="2019-05-18T08:59:00Z"/>
          <w:moveFrom w:id="284" w:author="MenosG" w:date="2019-05-19T09:24:00Z"/>
          <w:rStyle w:val="Hyperlink2"/>
          <w:color w:val="auto"/>
        </w:rPr>
      </w:pPr>
      <w:moveFromRangeStart w:id="285" w:author="MenosG" w:date="2019-05-19T09:24:00Z" w:name="move9150294"/>
      <w:moveFrom w:id="286" w:author="MenosG" w:date="2019-05-19T09:24:00Z">
        <w:ins w:id="287" w:author="Piotr Napieralski" w:date="2019-05-18T08:59:00Z">
          <w:r w:rsidRPr="0011735C" w:rsidDel="002E7A36">
            <w:rPr>
              <w:rStyle w:val="Hyperlink2"/>
              <w:color w:val="auto"/>
            </w:rPr>
            <w:t>Experiment</w:t>
          </w:r>
        </w:ins>
      </w:moveFrom>
    </w:p>
    <w:p w14:paraId="0A307121" w14:textId="3093EE56" w:rsidR="008A75A7" w:rsidRPr="00625015" w:rsidDel="002E7A36" w:rsidRDefault="008A75A7" w:rsidP="008A75A7">
      <w:pPr>
        <w:pStyle w:val="Tre"/>
        <w:rPr>
          <w:ins w:id="288" w:author="Piotr Napieralski" w:date="2019-05-18T08:59:00Z"/>
          <w:moveFrom w:id="289" w:author="MenosG" w:date="2019-05-19T09:24:00Z"/>
          <w:rStyle w:val="Hyperlink2"/>
          <w:color w:val="auto"/>
          <w:rPrChange w:id="290" w:author="Filip Rynkiewicz" w:date="2019-05-21T12:12:00Z">
            <w:rPr>
              <w:ins w:id="291" w:author="Piotr Napieralski" w:date="2019-05-18T08:59:00Z"/>
              <w:moveFrom w:id="292" w:author="MenosG" w:date="2019-05-19T09:24:00Z"/>
              <w:rStyle w:val="Hyperlink2"/>
              <w:rFonts w:cs="Times New Roman"/>
              <w:color w:val="auto"/>
              <w:bdr w:val="none" w:sz="0" w:space="0" w:color="auto"/>
              <w:lang w:val="pl-PL" w:eastAsia="pl-PL"/>
            </w:rPr>
          </w:rPrChange>
        </w:rPr>
      </w:pPr>
      <w:moveFrom w:id="293" w:author="MenosG" w:date="2019-05-19T09:24:00Z">
        <w:ins w:id="294" w:author="Piotr Napieralski" w:date="2019-05-18T08:59:00Z">
          <w:r w:rsidRPr="00C37132" w:rsidDel="002E7A36">
            <w:rPr>
              <w:rStyle w:val="Hyperlink2"/>
              <w:color w:val="auto"/>
            </w:rPr>
            <w:t>In experiment various scenarios w</w:t>
          </w:r>
          <w:r w:rsidDel="002E7A36">
            <w:rPr>
              <w:rStyle w:val="Hyperlink2"/>
              <w:color w:val="auto"/>
            </w:rPr>
            <w:t xml:space="preserve">as tested. In each of them the </w:t>
          </w:r>
          <w:r w:rsidRPr="00C37132" w:rsidDel="002E7A36">
            <w:rPr>
              <w:rStyle w:val="Hyperlink2"/>
              <w:color w:val="auto"/>
            </w:rPr>
            <w:t>person on whom the experiment is carried out</w:t>
          </w:r>
          <w:r w:rsidDel="002E7A36">
            <w:rPr>
              <w:rStyle w:val="Hyperlink2"/>
              <w:color w:val="auto"/>
            </w:rPr>
            <w:t xml:space="preserve"> was asked to always look forward, with free to move their head, without </w:t>
          </w:r>
          <w:r w:rsidRPr="00F37EF6" w:rsidDel="002E7A36">
            <w:rPr>
              <w:rStyle w:val="Hyperlink2"/>
              <w:color w:val="auto"/>
            </w:rPr>
            <w:t>squinting</w:t>
          </w:r>
          <w:r w:rsidDel="002E7A36">
            <w:rPr>
              <w:rStyle w:val="Hyperlink2"/>
              <w:color w:val="auto"/>
            </w:rPr>
            <w:t xml:space="preserve"> eyes to ensure that both eye-tracker and light detector will give best results. Presented below figures shows deviation that can be treated as non-light triggered changes. </w:t>
          </w:r>
          <w:r w:rsidRPr="00625015" w:rsidDel="002E7A36">
            <w:rPr>
              <w:rStyle w:val="Hyperlink2"/>
              <w:rPrChange w:id="295" w:author="Filip Rynkiewicz" w:date="2019-05-21T12:12:00Z">
                <w:rPr>
                  <w:rStyle w:val="Hyperlink2"/>
                  <w:lang w:val="pl-PL"/>
                </w:rPr>
              </w:rPrChange>
            </w:rPr>
            <w:t>&lt;Opisac kilka eksperymentow&gt;</w:t>
          </w:r>
        </w:ins>
      </w:moveFrom>
    </w:p>
    <w:p w14:paraId="7F70B682" w14:textId="362B2871" w:rsidR="008A75A7" w:rsidRPr="00625015" w:rsidDel="002E7A36" w:rsidRDefault="008A75A7" w:rsidP="008A75A7">
      <w:pPr>
        <w:pStyle w:val="Tre"/>
        <w:rPr>
          <w:ins w:id="296" w:author="Piotr Napieralski" w:date="2019-05-18T08:59:00Z"/>
          <w:moveFrom w:id="297" w:author="MenosG" w:date="2019-05-19T09:24:00Z"/>
          <w:rStyle w:val="Hyperlink2"/>
          <w:color w:val="auto"/>
          <w:rPrChange w:id="298" w:author="Filip Rynkiewicz" w:date="2019-05-21T12:12:00Z">
            <w:rPr>
              <w:ins w:id="299" w:author="Piotr Napieralski" w:date="2019-05-18T08:59:00Z"/>
              <w:moveFrom w:id="300" w:author="MenosG" w:date="2019-05-19T09:24:00Z"/>
              <w:rStyle w:val="Hyperlink2"/>
              <w:rFonts w:cs="Times New Roman"/>
              <w:color w:val="auto"/>
              <w:bdr w:val="none" w:sz="0" w:space="0" w:color="auto"/>
              <w:lang w:val="pl-PL" w:eastAsia="pl-PL"/>
            </w:rPr>
          </w:rPrChange>
        </w:rPr>
      </w:pPr>
    </w:p>
    <w:p w14:paraId="221689EC" w14:textId="730EFF71" w:rsidR="008A75A7" w:rsidRPr="00625015" w:rsidDel="002E7A36" w:rsidRDefault="008A75A7" w:rsidP="008A75A7">
      <w:pPr>
        <w:pStyle w:val="Tre"/>
        <w:rPr>
          <w:ins w:id="301" w:author="Piotr Napieralski" w:date="2019-05-18T08:59:00Z"/>
          <w:moveFrom w:id="302" w:author="MenosG" w:date="2019-05-19T09:24:00Z"/>
          <w:rStyle w:val="Hyperlink2"/>
          <w:color w:val="auto"/>
          <w:rPrChange w:id="303" w:author="Filip Rynkiewicz" w:date="2019-05-21T12:12:00Z">
            <w:rPr>
              <w:ins w:id="304" w:author="Piotr Napieralski" w:date="2019-05-18T08:59:00Z"/>
              <w:moveFrom w:id="305" w:author="MenosG" w:date="2019-05-19T09:24:00Z"/>
              <w:rStyle w:val="Hyperlink2"/>
              <w:rFonts w:cs="Times New Roman"/>
              <w:color w:val="auto"/>
              <w:bdr w:val="none" w:sz="0" w:space="0" w:color="auto"/>
              <w:lang w:val="pl-PL" w:eastAsia="pl-PL"/>
            </w:rPr>
          </w:rPrChange>
        </w:rPr>
      </w:pPr>
      <w:moveFrom w:id="306" w:author="MenosG" w:date="2019-05-19T09:24:00Z">
        <w:ins w:id="307" w:author="Piotr Napieralski" w:date="2019-05-18T08:59:00Z">
          <w:r w:rsidRPr="00625015" w:rsidDel="002E7A36">
            <w:rPr>
              <w:rStyle w:val="Hyperlink2"/>
              <w:rPrChange w:id="308" w:author="Filip Rynkiewicz" w:date="2019-05-21T12:12:00Z">
                <w:rPr>
                  <w:rStyle w:val="Hyperlink2"/>
                  <w:lang w:val="pl-PL"/>
                </w:rPr>
              </w:rPrChange>
            </w:rPr>
            <w:t>&lt;Mam kodziks od Pampelony musze wygenerowac obrazki&gt;</w:t>
          </w:r>
        </w:ins>
      </w:moveFrom>
    </w:p>
    <w:moveFromRangeEnd w:id="285"/>
    <w:p w14:paraId="54753B13" w14:textId="77777777" w:rsidR="008A75A7" w:rsidRPr="00625015" w:rsidRDefault="008A75A7">
      <w:pPr>
        <w:rPr>
          <w:rStyle w:val="Hyperlink2"/>
          <w:rFonts w:eastAsia="Arial Unicode MS" w:cs="Arial Unicode MS"/>
          <w:b/>
          <w:color w:val="000000"/>
          <w:u w:color="000000"/>
          <w:bdr w:val="nil"/>
          <w:lang w:eastAsia="en-US"/>
          <w:rPrChange w:id="309" w:author="Filip Rynkiewicz" w:date="2019-05-21T12:12:00Z">
            <w:rPr>
              <w:rStyle w:val="Hyperlink2"/>
              <w:rFonts w:eastAsia="Arial Unicode MS" w:cs="Arial Unicode MS"/>
              <w:b w:val="0"/>
              <w:color w:val="000000"/>
              <w:sz w:val="20"/>
              <w:szCs w:val="20"/>
              <w:u w:val="none" w:color="000000"/>
              <w:bdr w:val="nil"/>
              <w:lang w:val="pl-PL" w:eastAsia="en-US"/>
            </w:rPr>
          </w:rPrChange>
        </w:rPr>
        <w:pPrChange w:id="310" w:author="Piotr Napieralski" w:date="2019-05-18T08:55:00Z">
          <w:pPr>
            <w:pStyle w:val="Heading1"/>
          </w:pPr>
        </w:pPrChange>
      </w:pPr>
    </w:p>
    <w:p w14:paraId="59B379A6" w14:textId="77777777" w:rsidR="005D377C" w:rsidRPr="00625015" w:rsidRDefault="005D377C" w:rsidP="000950B1">
      <w:pPr>
        <w:pStyle w:val="Heading1"/>
        <w:rPr>
          <w:rStyle w:val="Hyperlink2"/>
          <w:rPrChange w:id="311" w:author="Filip Rynkiewicz" w:date="2019-05-21T12:12:00Z">
            <w:rPr>
              <w:rStyle w:val="Hyperlink2"/>
              <w:lang w:val="pl-PL"/>
            </w:rPr>
          </w:rPrChange>
        </w:rPr>
      </w:pPr>
    </w:p>
    <w:p w14:paraId="139E9472" w14:textId="3AA7FD76" w:rsidR="008B6CE6" w:rsidRPr="00CF0A22" w:rsidRDefault="00E87BAC" w:rsidP="000950B1">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5C4A49C9" w:rsidR="0088062E" w:rsidRDefault="007F177F" w:rsidP="00E87BAC">
      <w:pPr>
        <w:pStyle w:val="Header"/>
        <w:rPr>
          <w:ins w:id="312" w:author="MenosG" w:date="2019-04-15T20:47:00Z"/>
          <w:lang w:val="en-US"/>
        </w:rPr>
      </w:pPr>
      <w:ins w:id="313" w:author="MenosG" w:date="2019-04-15T20:09:00Z">
        <w:r>
          <w:rPr>
            <w:lang w:val="en-US"/>
          </w:rPr>
          <w:t>In order to</w:t>
        </w:r>
      </w:ins>
      <w:ins w:id="314" w:author="MenosG" w:date="2019-04-15T20:10:00Z">
        <w:r>
          <w:rPr>
            <w:lang w:val="en-US"/>
          </w:rPr>
          <w:t xml:space="preserve"> record pupil changes </w:t>
        </w:r>
      </w:ins>
      <w:ins w:id="315" w:author="MenosG" w:date="2019-04-15T20:11:00Z">
        <w:r>
          <w:rPr>
            <w:lang w:val="en-US"/>
          </w:rPr>
          <w:t xml:space="preserve">caused by </w:t>
        </w:r>
      </w:ins>
      <w:ins w:id="316" w:author="MenosG" w:date="2019-04-15T20:13:00Z">
        <w:r w:rsidR="00303803">
          <w:rPr>
            <w:lang w:val="en-US"/>
          </w:rPr>
          <w:t xml:space="preserve">either the </w:t>
        </w:r>
      </w:ins>
      <w:ins w:id="317" w:author="MenosG" w:date="2019-04-15T20:11:00Z">
        <w:r>
          <w:rPr>
            <w:lang w:val="en-US"/>
          </w:rPr>
          <w:t xml:space="preserve">internal </w:t>
        </w:r>
      </w:ins>
      <w:ins w:id="318" w:author="MenosG" w:date="2019-04-15T20:13:00Z">
        <w:r w:rsidR="00303803">
          <w:rPr>
            <w:lang w:val="en-US"/>
          </w:rPr>
          <w:t>or</w:t>
        </w:r>
      </w:ins>
      <w:ins w:id="319" w:author="MenosG" w:date="2019-04-15T20:11:00Z">
        <w:r>
          <w:rPr>
            <w:lang w:val="en-US"/>
          </w:rPr>
          <w:t xml:space="preserve"> external factors</w:t>
        </w:r>
      </w:ins>
      <w:ins w:id="320" w:author="MenosG" w:date="2019-04-15T20:17:00Z">
        <w:r w:rsidR="00303803">
          <w:rPr>
            <w:lang w:val="en-US"/>
          </w:rPr>
          <w:t>,</w:t>
        </w:r>
      </w:ins>
      <w:ins w:id="321" w:author="MenosG" w:date="2019-04-15T20:11:00Z">
        <w:r>
          <w:rPr>
            <w:lang w:val="en-US"/>
          </w:rPr>
          <w:t xml:space="preserve"> </w:t>
        </w:r>
      </w:ins>
      <w:ins w:id="322" w:author="MenosG" w:date="2019-04-15T20:12:00Z">
        <w:r>
          <w:rPr>
            <w:lang w:val="en-US"/>
          </w:rPr>
          <w:t xml:space="preserve">device called eye-tracker </w:t>
        </w:r>
      </w:ins>
      <w:ins w:id="323" w:author="MenosG" w:date="2019-04-15T20:17:00Z">
        <w:r w:rsidR="00303803">
          <w:rPr>
            <w:lang w:val="en-US"/>
          </w:rPr>
          <w:t>can be</w:t>
        </w:r>
      </w:ins>
      <w:ins w:id="324" w:author="MenosG" w:date="2019-04-15T20:12:00Z">
        <w:r>
          <w:rPr>
            <w:lang w:val="en-US"/>
          </w:rPr>
          <w:t xml:space="preserve"> used.</w:t>
        </w:r>
      </w:ins>
      <w:ins w:id="325" w:author="MenosG" w:date="2019-04-15T20:17:00Z">
        <w:r w:rsidR="00303803">
          <w:rPr>
            <w:lang w:val="en-US"/>
          </w:rPr>
          <w:t xml:space="preserve"> Ma</w:t>
        </w:r>
      </w:ins>
      <w:ins w:id="326" w:author="MenosG" w:date="2019-04-15T20:18:00Z">
        <w:r w:rsidR="00303803">
          <w:rPr>
            <w:lang w:val="en-US"/>
          </w:rPr>
          <w:t xml:space="preserve">in task of those devices </w:t>
        </w:r>
      </w:ins>
      <w:ins w:id="327" w:author="MenosG" w:date="2019-04-15T20:22:00Z">
        <w:r w:rsidR="00303803">
          <w:rPr>
            <w:lang w:val="en-US"/>
          </w:rPr>
          <w:t>is</w:t>
        </w:r>
      </w:ins>
      <w:ins w:id="328" w:author="MenosG" w:date="2019-04-15T20:18:00Z">
        <w:r w:rsidR="00303803">
          <w:rPr>
            <w:lang w:val="en-US"/>
          </w:rPr>
          <w:t xml:space="preserve"> </w:t>
        </w:r>
      </w:ins>
      <w:ins w:id="329" w:author="MenosG" w:date="2019-04-15T20:21:00Z">
        <w:r w:rsidR="00303803">
          <w:rPr>
            <w:lang w:val="en-US"/>
          </w:rPr>
          <w:t>to track</w:t>
        </w:r>
      </w:ins>
      <w:ins w:id="330" w:author="MenosG" w:date="2019-04-15T20:18:00Z">
        <w:r w:rsidR="00303803">
          <w:rPr>
            <w:lang w:val="en-US"/>
          </w:rPr>
          <w:t xml:space="preserve"> and </w:t>
        </w:r>
      </w:ins>
      <w:ins w:id="331" w:author="MenosG" w:date="2019-04-15T20:21:00Z">
        <w:r w:rsidR="00303803">
          <w:rPr>
            <w:lang w:val="en-US"/>
          </w:rPr>
          <w:t>record</w:t>
        </w:r>
      </w:ins>
      <w:ins w:id="332" w:author="MenosG" w:date="2019-04-15T20:18:00Z">
        <w:r w:rsidR="00303803">
          <w:rPr>
            <w:lang w:val="en-US"/>
          </w:rPr>
          <w:t xml:space="preserve"> gaze, </w:t>
        </w:r>
      </w:ins>
      <w:ins w:id="333" w:author="MenosG" w:date="2019-04-15T20:20:00Z">
        <w:r w:rsidR="00303803">
          <w:rPr>
            <w:lang w:val="en-US"/>
          </w:rPr>
          <w:t xml:space="preserve">but in addition others </w:t>
        </w:r>
      </w:ins>
      <w:ins w:id="334" w:author="MenosG" w:date="2019-04-15T20:22:00Z">
        <w:r w:rsidR="00303803">
          <w:rPr>
            <w:lang w:val="en-US"/>
          </w:rPr>
          <w:t xml:space="preserve">vital </w:t>
        </w:r>
      </w:ins>
      <w:ins w:id="335" w:author="MenosG" w:date="2019-04-15T20:21:00Z">
        <w:r w:rsidR="00303803">
          <w:rPr>
            <w:lang w:val="en-US"/>
          </w:rPr>
          <w:t>oculography parameters can be recorded.</w:t>
        </w:r>
      </w:ins>
      <w:ins w:id="336" w:author="MenosG" w:date="2019-04-15T20:22:00Z">
        <w:r w:rsidR="00303803">
          <w:rPr>
            <w:lang w:val="en-US"/>
          </w:rPr>
          <w:t xml:space="preserve"> Blink occurrence</w:t>
        </w:r>
      </w:ins>
      <w:ins w:id="337" w:author="MenosG" w:date="2019-04-15T20:23:00Z">
        <w:r w:rsidR="006740E6">
          <w:rPr>
            <w:lang w:val="en-US"/>
          </w:rPr>
          <w:t xml:space="preserve"> frequency</w:t>
        </w:r>
      </w:ins>
      <w:ins w:id="338" w:author="MenosG" w:date="2019-04-15T20:22:00Z">
        <w:r w:rsidR="00303803">
          <w:rPr>
            <w:lang w:val="en-US"/>
          </w:rPr>
          <w:t xml:space="preserve">, saccades detection and real time pupil size monitoring, </w:t>
        </w:r>
      </w:ins>
      <w:ins w:id="339" w:author="MenosG" w:date="2019-04-15T20:23:00Z">
        <w:r w:rsidR="006740E6">
          <w:rPr>
            <w:lang w:val="en-US"/>
          </w:rPr>
          <w:t>are the most common</w:t>
        </w:r>
      </w:ins>
      <w:ins w:id="340" w:author="MenosG" w:date="2019-04-15T20:24:00Z">
        <w:r w:rsidR="006740E6">
          <w:rPr>
            <w:lang w:val="en-US"/>
          </w:rPr>
          <w:t xml:space="preserve"> ones.</w:t>
        </w:r>
      </w:ins>
      <w:ins w:id="341" w:author="MenosG" w:date="2019-04-15T20:33:00Z">
        <w:r w:rsidR="0095448F">
          <w:rPr>
            <w:lang w:val="en-US"/>
          </w:rPr>
          <w:t xml:space="preserve"> </w:t>
        </w:r>
      </w:ins>
      <w:ins w:id="342" w:author="MenosG" w:date="2019-04-15T20:45:00Z">
        <w:r w:rsidR="0088062E">
          <w:rPr>
            <w:lang w:val="en-US"/>
          </w:rPr>
          <w:t>In order to record those changes multiple, either InfraRed or RGB, cameras must be used</w:t>
        </w:r>
      </w:ins>
      <w:ins w:id="343" w:author="MenosG" w:date="2019-04-15T20:46:00Z">
        <w:r w:rsidR="0088062E">
          <w:rPr>
            <w:lang w:val="en-US"/>
          </w:rPr>
          <w:t xml:space="preserve">. </w:t>
        </w:r>
      </w:ins>
      <w:ins w:id="344" w:author="MenosG" w:date="2019-04-15T20:47:00Z">
        <w:r w:rsidR="0088062E">
          <w:rPr>
            <w:lang w:val="en-US"/>
          </w:rPr>
          <w:t>A</w:t>
        </w:r>
        <w:r w:rsidR="0088062E" w:rsidRPr="0088062E">
          <w:rPr>
            <w:lang w:val="en-US"/>
          </w:rPr>
          <w:t>rrangement</w:t>
        </w:r>
        <w:r w:rsidR="0088062E">
          <w:rPr>
            <w:lang w:val="en-US"/>
          </w:rPr>
          <w:t xml:space="preserve"> of those camera can be used to distinguish two main types of eye trackers. </w:t>
        </w:r>
      </w:ins>
    </w:p>
    <w:p w14:paraId="0F96E9C0" w14:textId="77777777" w:rsidR="000900B5" w:rsidRDefault="000900B5" w:rsidP="00E87BAC">
      <w:pPr>
        <w:pStyle w:val="Header"/>
        <w:rPr>
          <w:ins w:id="345" w:author="MenosG" w:date="2019-04-15T21:03:00Z"/>
          <w:lang w:val="en-US"/>
        </w:rPr>
      </w:pPr>
    </w:p>
    <w:p w14:paraId="45241BD6" w14:textId="7FF6C057" w:rsidR="000900B5" w:rsidRPr="00536DBE" w:rsidRDefault="0088062E" w:rsidP="00E87BAC">
      <w:pPr>
        <w:pStyle w:val="Header"/>
        <w:rPr>
          <w:ins w:id="346" w:author="MenosG" w:date="2019-05-06T20:21:00Z"/>
          <w:lang w:val="en-US"/>
        </w:rPr>
      </w:pPr>
      <w:ins w:id="347" w:author="MenosG" w:date="2019-04-15T20:47:00Z">
        <w:r>
          <w:rPr>
            <w:lang w:val="en-US"/>
          </w:rPr>
          <w:t>Head-mounted</w:t>
        </w:r>
      </w:ins>
      <w:ins w:id="348" w:author="MenosG" w:date="2019-04-15T20:48:00Z">
        <w:r>
          <w:rPr>
            <w:lang w:val="en-US"/>
          </w:rPr>
          <w:t xml:space="preserve"> eye trackers</w:t>
        </w:r>
      </w:ins>
      <w:ins w:id="349" w:author="MenosG" w:date="2019-04-15T20:53:00Z">
        <w:r w:rsidR="000900B5">
          <w:rPr>
            <w:lang w:val="en-US"/>
          </w:rPr>
          <w:t>,</w:t>
        </w:r>
      </w:ins>
      <w:ins w:id="350" w:author="MenosG" w:date="2019-04-15T20:48:00Z">
        <w:r>
          <w:rPr>
            <w:lang w:val="en-US"/>
          </w:rPr>
          <w:t xml:space="preserve"> </w:t>
        </w:r>
      </w:ins>
      <w:ins w:id="351" w:author="MenosG" w:date="2019-04-15T20:53:00Z">
        <w:r>
          <w:rPr>
            <w:lang w:val="en-US"/>
          </w:rPr>
          <w:t>mostly in glasses shape</w:t>
        </w:r>
        <w:r w:rsidR="000900B5">
          <w:rPr>
            <w:lang w:val="en-US"/>
          </w:rPr>
          <w:t xml:space="preserve">, </w:t>
        </w:r>
      </w:ins>
      <w:ins w:id="352" w:author="MenosG" w:date="2019-04-15T20:48:00Z">
        <w:r>
          <w:rPr>
            <w:lang w:val="en-US"/>
          </w:rPr>
          <w:t xml:space="preserve">have </w:t>
        </w:r>
      </w:ins>
      <w:ins w:id="353" w:author="MenosG" w:date="2019-04-15T21:02:00Z">
        <w:r w:rsidR="000900B5">
          <w:rPr>
            <w:lang w:val="en-US"/>
          </w:rPr>
          <w:t>multiple</w:t>
        </w:r>
      </w:ins>
      <w:ins w:id="354" w:author="MenosG" w:date="2019-04-15T20:48:00Z">
        <w:r>
          <w:rPr>
            <w:lang w:val="en-US"/>
          </w:rPr>
          <w:t xml:space="preserve"> camera</w:t>
        </w:r>
      </w:ins>
      <w:ins w:id="355" w:author="MenosG" w:date="2019-04-15T20:52:00Z">
        <w:r>
          <w:rPr>
            <w:lang w:val="en-US"/>
          </w:rPr>
          <w:t>s</w:t>
        </w:r>
      </w:ins>
      <w:ins w:id="356" w:author="MenosG" w:date="2019-04-15T20:48:00Z">
        <w:r>
          <w:rPr>
            <w:lang w:val="en-US"/>
          </w:rPr>
          <w:t xml:space="preserve"> aimed directly onto subject eyes</w:t>
        </w:r>
      </w:ins>
      <w:ins w:id="357" w:author="MenosG" w:date="2019-04-15T21:01:00Z">
        <w:r w:rsidR="000900B5">
          <w:rPr>
            <w:lang w:val="en-US"/>
          </w:rPr>
          <w:t xml:space="preserve">, and one so called </w:t>
        </w:r>
        <w:r w:rsidR="000900B5" w:rsidRPr="00F63B49">
          <w:rPr>
            <w:i/>
            <w:lang w:val="en-US"/>
            <w:rPrChange w:id="358" w:author="MenosG" w:date="2019-05-06T20:11:00Z">
              <w:rPr>
                <w:lang w:val="en-US"/>
              </w:rPr>
            </w:rPrChange>
          </w:rPr>
          <w:t>global</w:t>
        </w:r>
        <w:r w:rsidR="000900B5">
          <w:rPr>
            <w:lang w:val="en-US"/>
          </w:rPr>
          <w:t xml:space="preserve"> to </w:t>
        </w:r>
      </w:ins>
      <w:ins w:id="359" w:author="MenosG" w:date="2019-04-15T21:29:00Z">
        <w:r w:rsidR="00654CB8">
          <w:rPr>
            <w:lang w:val="en-US"/>
          </w:rPr>
          <w:t xml:space="preserve">record </w:t>
        </w:r>
        <w:r w:rsidR="00654CB8" w:rsidRPr="00654CB8">
          <w:rPr>
            <w:lang w:val="en-US"/>
          </w:rPr>
          <w:t>scene in front of</w:t>
        </w:r>
      </w:ins>
      <w:ins w:id="360" w:author="MenosG" w:date="2019-04-15T21:30:00Z">
        <w:r w:rsidR="00654CB8">
          <w:rPr>
            <w:lang w:val="en-US"/>
          </w:rPr>
          <w:t xml:space="preserve"> </w:t>
        </w:r>
      </w:ins>
      <w:ins w:id="361" w:author="MenosG" w:date="2019-04-15T21:29:00Z">
        <w:r w:rsidR="00654CB8" w:rsidRPr="00654CB8">
          <w:rPr>
            <w:lang w:val="en-US"/>
          </w:rPr>
          <w:t>the subject</w:t>
        </w:r>
      </w:ins>
      <w:ins w:id="362" w:author="MenosG" w:date="2019-04-15T21:03:00Z">
        <w:r w:rsidR="004D0682">
          <w:rPr>
            <w:lang w:val="en-US"/>
          </w:rPr>
          <w:t>.</w:t>
        </w:r>
      </w:ins>
      <w:ins w:id="363" w:author="MenosG" w:date="2019-05-06T20:18:00Z">
        <w:r w:rsidR="00653E18">
          <w:rPr>
            <w:lang w:val="en-US"/>
          </w:rPr>
          <w:t xml:space="preserve"> </w:t>
        </w:r>
      </w:ins>
      <w:ins w:id="364" w:author="MenosG" w:date="2019-04-15T21:06:00Z">
        <w:r w:rsidR="004D0682">
          <w:rPr>
            <w:lang w:val="en-US"/>
          </w:rPr>
          <w:t xml:space="preserve"> </w:t>
        </w:r>
      </w:ins>
      <w:ins w:id="365" w:author="MenosG" w:date="2019-05-06T20:16:00Z">
        <w:r w:rsidR="00F63B49" w:rsidRPr="00F63B49">
          <w:rPr>
            <w:lang w:val="en-US"/>
          </w:rPr>
          <w:t>The greatest advantage of these devices is their mobility</w:t>
        </w:r>
      </w:ins>
      <w:ins w:id="366" w:author="MenosG" w:date="2019-05-06T20:17:00Z">
        <w:r w:rsidR="00653E18">
          <w:rPr>
            <w:lang w:val="en-US"/>
          </w:rPr>
          <w:t>, which</w:t>
        </w:r>
      </w:ins>
      <w:ins w:id="367" w:author="MenosG" w:date="2019-05-06T20:14:00Z">
        <w:r w:rsidR="00F63B49">
          <w:rPr>
            <w:lang w:val="en-US"/>
          </w:rPr>
          <w:t xml:space="preserve"> allow</w:t>
        </w:r>
      </w:ins>
      <w:ins w:id="368" w:author="MenosG" w:date="2019-05-06T20:18:00Z">
        <w:r w:rsidR="00653E18">
          <w:rPr>
            <w:lang w:val="en-US"/>
          </w:rPr>
          <w:t>s</w:t>
        </w:r>
      </w:ins>
      <w:ins w:id="369" w:author="MenosG" w:date="2019-05-06T20:14:00Z">
        <w:r w:rsidR="00F63B49">
          <w:rPr>
            <w:lang w:val="en-US"/>
          </w:rPr>
          <w:t xml:space="preserve"> subject to move </w:t>
        </w:r>
      </w:ins>
      <w:ins w:id="370" w:author="Filip Rynkiewicz" w:date="2019-05-21T13:06:00Z">
        <w:r w:rsidR="008E62CB">
          <w:rPr>
            <w:lang w:val="en-US"/>
          </w:rPr>
          <w:t xml:space="preserve">head </w:t>
        </w:r>
      </w:ins>
      <w:ins w:id="371" w:author="MenosG" w:date="2019-05-06T20:14:00Z">
        <w:r w:rsidR="00F63B49">
          <w:rPr>
            <w:lang w:val="en-US"/>
          </w:rPr>
          <w:t>freely</w:t>
        </w:r>
      </w:ins>
      <w:ins w:id="372" w:author="MenosG" w:date="2019-05-06T20:18:00Z">
        <w:r w:rsidR="00653E18">
          <w:rPr>
            <w:lang w:val="en-US"/>
          </w:rPr>
          <w:t xml:space="preserve"> and</w:t>
        </w:r>
      </w:ins>
      <w:ins w:id="373" w:author="MenosG" w:date="2019-05-06T20:15:00Z">
        <w:r w:rsidR="00F63B49">
          <w:rPr>
            <w:lang w:val="en-US"/>
          </w:rPr>
          <w:t xml:space="preserve"> change </w:t>
        </w:r>
      </w:ins>
      <w:ins w:id="374" w:author="MenosG" w:date="2019-05-06T20:17:00Z">
        <w:r w:rsidR="00653E18">
          <w:rPr>
            <w:lang w:val="en-US"/>
          </w:rPr>
          <w:t>locations</w:t>
        </w:r>
      </w:ins>
      <w:ins w:id="375" w:author="MenosG" w:date="2019-05-06T20:18:00Z">
        <w:r w:rsidR="00653E18">
          <w:rPr>
            <w:lang w:val="en-US"/>
          </w:rPr>
          <w:t>.</w:t>
        </w:r>
      </w:ins>
      <w:ins w:id="376" w:author="MenosG" w:date="2019-05-06T20:19:00Z">
        <w:r w:rsidR="00653E18">
          <w:rPr>
            <w:lang w:val="en-US"/>
          </w:rPr>
          <w:t xml:space="preserve"> </w:t>
        </w:r>
      </w:ins>
      <w:ins w:id="377" w:author="MenosG" w:date="2019-05-06T20:22:00Z">
        <w:r w:rsidR="00653E18">
          <w:rPr>
            <w:lang w:val="en-US"/>
          </w:rPr>
          <w:t>The biggest disadvantage is</w:t>
        </w:r>
      </w:ins>
      <w:ins w:id="378" w:author="MenosG" w:date="2019-05-06T20:39:00Z">
        <w:r w:rsidR="00536DBE">
          <w:rPr>
            <w:lang w:val="en-US"/>
          </w:rPr>
          <w:t xml:space="preserve"> that they have lower</w:t>
        </w:r>
      </w:ins>
      <w:ins w:id="379" w:author="MenosG" w:date="2019-05-06T20:40:00Z">
        <w:r w:rsidR="00536DBE">
          <w:rPr>
            <w:lang w:val="en-US"/>
          </w:rPr>
          <w:t xml:space="preserve"> </w:t>
        </w:r>
        <w:r w:rsidR="00536DBE" w:rsidRPr="00536DBE">
          <w:rPr>
            <w:rStyle w:val="linkify"/>
            <w:lang w:val="en-US"/>
            <w:rPrChange w:id="380" w:author="MenosG" w:date="2019-05-06T20:40:00Z">
              <w:rPr>
                <w:rStyle w:val="linkify"/>
              </w:rPr>
            </w:rPrChange>
          </w:rPr>
          <w:t>precision a</w:t>
        </w:r>
        <w:r w:rsidR="00536DBE">
          <w:rPr>
            <w:rStyle w:val="linkify"/>
            <w:lang w:val="en-US"/>
          </w:rPr>
          <w:t>nd accuracy compared with stationary one</w:t>
        </w:r>
      </w:ins>
      <w:ins w:id="381" w:author="MenosG" w:date="2019-05-06T20:42:00Z">
        <w:r w:rsidR="00536DBE">
          <w:rPr>
            <w:rStyle w:val="linkify"/>
            <w:lang w:val="en-US"/>
          </w:rPr>
          <w:t xml:space="preserve">, because of the </w:t>
        </w:r>
      </w:ins>
      <w:ins w:id="382" w:author="MenosG" w:date="2019-05-06T20:43:00Z">
        <w:r w:rsidR="00536DBE">
          <w:rPr>
            <w:rStyle w:val="linkify"/>
            <w:lang w:val="en-US"/>
          </w:rPr>
          <w:t xml:space="preserve">subject </w:t>
        </w:r>
      </w:ins>
      <w:ins w:id="383" w:author="MenosG" w:date="2019-05-06T20:42:00Z">
        <w:r w:rsidR="00536DBE">
          <w:rPr>
            <w:rStyle w:val="linkify"/>
            <w:lang w:val="en-US"/>
          </w:rPr>
          <w:t>head m</w:t>
        </w:r>
      </w:ins>
      <w:ins w:id="384" w:author="MenosG" w:date="2019-05-06T20:43:00Z">
        <w:r w:rsidR="00536DBE">
          <w:rPr>
            <w:rStyle w:val="linkify"/>
            <w:lang w:val="en-US"/>
          </w:rPr>
          <w:t>ovement.</w:t>
        </w:r>
      </w:ins>
    </w:p>
    <w:p w14:paraId="243C6699" w14:textId="77777777" w:rsidR="004D0682" w:rsidRDefault="004D0682" w:rsidP="00E87BAC">
      <w:pPr>
        <w:pStyle w:val="Header"/>
        <w:rPr>
          <w:ins w:id="385" w:author="MenosG" w:date="2019-04-15T21:03:00Z"/>
          <w:lang w:val="en-US"/>
        </w:rPr>
      </w:pPr>
    </w:p>
    <w:p w14:paraId="6306E80C" w14:textId="372F60AC" w:rsidR="0088062E" w:rsidRPr="004D0682" w:rsidRDefault="00654CB8" w:rsidP="00E87BAC">
      <w:pPr>
        <w:pStyle w:val="Header"/>
        <w:rPr>
          <w:ins w:id="386" w:author="MenosG" w:date="2019-04-15T20:47:00Z"/>
          <w:lang w:val="en-US"/>
        </w:rPr>
      </w:pPr>
      <w:ins w:id="387" w:author="MenosG" w:date="2019-04-15T21:31:00Z">
        <w:r>
          <w:rPr>
            <w:lang w:val="en-US"/>
          </w:rPr>
          <w:t>Second type of eye-trackers are so called r</w:t>
        </w:r>
      </w:ins>
      <w:ins w:id="388" w:author="MenosG" w:date="2019-04-15T20:47:00Z">
        <w:r w:rsidR="0088062E">
          <w:rPr>
            <w:lang w:val="en-US"/>
          </w:rPr>
          <w:t>emo</w:t>
        </w:r>
      </w:ins>
      <w:ins w:id="389" w:author="MenosG" w:date="2019-04-15T20:48:00Z">
        <w:r w:rsidR="0088062E">
          <w:rPr>
            <w:lang w:val="en-US"/>
          </w:rPr>
          <w:t>te-eye trackers</w:t>
        </w:r>
      </w:ins>
      <w:ins w:id="390" w:author="MenosG" w:date="2019-04-15T21:31:00Z">
        <w:r>
          <w:rPr>
            <w:lang w:val="en-US"/>
          </w:rPr>
          <w:t>. A</w:t>
        </w:r>
      </w:ins>
      <w:ins w:id="391" w:author="MenosG" w:date="2019-04-15T20:56:00Z">
        <w:r w:rsidR="000900B5">
          <w:rPr>
            <w:lang w:val="en-US"/>
          </w:rPr>
          <w:t xml:space="preserve"> nonintrusive </w:t>
        </w:r>
      </w:ins>
      <w:ins w:id="392" w:author="MenosG" w:date="2019-04-15T20:58:00Z">
        <w:r w:rsidR="000900B5" w:rsidRPr="000900B5">
          <w:rPr>
            <w:lang w:val="en-US"/>
            <w:rPrChange w:id="393" w:author="MenosG" w:date="2019-04-15T20:58:00Z">
              <w:rPr/>
            </w:rPrChange>
          </w:rPr>
          <w:t>peripheral</w:t>
        </w:r>
        <w:r w:rsidR="000900B5">
          <w:rPr>
            <w:lang w:val="en-US"/>
          </w:rPr>
          <w:t xml:space="preserve"> device that have no contact with human body</w:t>
        </w:r>
      </w:ins>
      <w:ins w:id="394" w:author="MenosG" w:date="2019-05-06T20:17:00Z">
        <w:r w:rsidR="00653E18">
          <w:rPr>
            <w:lang w:val="en-US"/>
          </w:rPr>
          <w:t xml:space="preserve">. Cameras that are placed </w:t>
        </w:r>
      </w:ins>
      <w:ins w:id="395" w:author="MenosG" w:date="2019-05-06T20:21:00Z">
        <w:r w:rsidR="00653E18">
          <w:rPr>
            <w:lang w:val="en-US"/>
          </w:rPr>
          <w:t>inside this device</w:t>
        </w:r>
      </w:ins>
      <w:ins w:id="396" w:author="MenosG" w:date="2019-05-06T20:17:00Z">
        <w:r w:rsidR="00653E18">
          <w:rPr>
            <w:lang w:val="en-US"/>
          </w:rPr>
          <w:t xml:space="preserve"> are</w:t>
        </w:r>
      </w:ins>
      <w:ins w:id="397" w:author="MenosG" w:date="2019-04-15T21:00:00Z">
        <w:r w:rsidR="000900B5">
          <w:rPr>
            <w:lang w:val="en-US"/>
          </w:rPr>
          <w:t xml:space="preserve"> aimed </w:t>
        </w:r>
      </w:ins>
      <w:ins w:id="398" w:author="MenosG" w:date="2019-04-15T21:39:00Z">
        <w:r w:rsidR="00EB1BD7">
          <w:rPr>
            <w:lang w:val="en-US"/>
          </w:rPr>
          <w:t xml:space="preserve">in front of the scene, where the face of subject </w:t>
        </w:r>
      </w:ins>
      <w:ins w:id="399" w:author="MenosG" w:date="2019-05-06T20:21:00Z">
        <w:r w:rsidR="00653E18">
          <w:rPr>
            <w:lang w:val="en-US"/>
          </w:rPr>
          <w:t>must be</w:t>
        </w:r>
      </w:ins>
      <w:ins w:id="400" w:author="MenosG" w:date="2019-04-15T21:39:00Z">
        <w:r w:rsidR="00EB1BD7">
          <w:rPr>
            <w:lang w:val="en-US"/>
          </w:rPr>
          <w:t xml:space="preserve"> present</w:t>
        </w:r>
      </w:ins>
      <w:ins w:id="401" w:author="MenosG" w:date="2019-04-15T21:03:00Z">
        <w:r w:rsidR="004D0682">
          <w:rPr>
            <w:lang w:val="en-US"/>
          </w:rPr>
          <w:t>.</w:t>
        </w:r>
      </w:ins>
      <w:ins w:id="402" w:author="MenosG" w:date="2019-05-06T20:40:00Z">
        <w:r w:rsidR="00536DBE">
          <w:rPr>
            <w:lang w:val="en-US"/>
          </w:rPr>
          <w:t xml:space="preserve"> </w:t>
        </w:r>
      </w:ins>
      <w:ins w:id="403" w:author="MenosG" w:date="2019-04-15T21:22:00Z">
        <w:r w:rsidR="00520002">
          <w:rPr>
            <w:lang w:val="en-US"/>
          </w:rPr>
          <w:t xml:space="preserve">Those </w:t>
        </w:r>
      </w:ins>
      <w:ins w:id="404" w:author="MenosG" w:date="2019-04-15T21:24:00Z">
        <w:r w:rsidR="00520002">
          <w:rPr>
            <w:lang w:val="en-US"/>
          </w:rPr>
          <w:t xml:space="preserve">are </w:t>
        </w:r>
      </w:ins>
      <w:ins w:id="405" w:author="MenosG" w:date="2019-04-15T21:22:00Z">
        <w:r w:rsidR="00520002" w:rsidRPr="00520002">
          <w:rPr>
            <w:lang w:val="en-US"/>
          </w:rPr>
          <w:t>stationary devices</w:t>
        </w:r>
        <w:r w:rsidR="00520002">
          <w:rPr>
            <w:lang w:val="en-US"/>
          </w:rPr>
          <w:t xml:space="preserve"> </w:t>
        </w:r>
      </w:ins>
      <w:ins w:id="406" w:author="MenosG" w:date="2019-04-15T21:25:00Z">
        <w:r>
          <w:rPr>
            <w:lang w:val="en-US"/>
          </w:rPr>
          <w:t>with</w:t>
        </w:r>
      </w:ins>
      <w:ins w:id="407" w:author="MenosG" w:date="2019-04-15T21:23:00Z">
        <w:r w:rsidR="00520002">
          <w:rPr>
            <w:lang w:val="en-US"/>
          </w:rPr>
          <w:t xml:space="preserve"> no possibility to change </w:t>
        </w:r>
      </w:ins>
      <w:ins w:id="408" w:author="MenosG" w:date="2019-04-15T21:25:00Z">
        <w:r>
          <w:rPr>
            <w:lang w:val="en-US"/>
          </w:rPr>
          <w:t>its</w:t>
        </w:r>
      </w:ins>
      <w:ins w:id="409" w:author="MenosG" w:date="2019-04-15T21:24:00Z">
        <w:r w:rsidR="00520002">
          <w:rPr>
            <w:lang w:val="en-US"/>
          </w:rPr>
          <w:t xml:space="preserve"> location, thus the test must take place in</w:t>
        </w:r>
      </w:ins>
      <w:ins w:id="410" w:author="MenosG" w:date="2019-04-15T21:25:00Z">
        <w:r>
          <w:rPr>
            <w:lang w:val="en-US"/>
          </w:rPr>
          <w:t xml:space="preserve"> same area.</w:t>
        </w:r>
      </w:ins>
      <w:ins w:id="411" w:author="MenosG" w:date="2019-04-15T21:26:00Z">
        <w:r>
          <w:rPr>
            <w:lang w:val="en-US"/>
          </w:rPr>
          <w:t xml:space="preserve"> </w:t>
        </w:r>
      </w:ins>
      <w:ins w:id="412" w:author="MenosG" w:date="2019-04-15T21:32:00Z">
        <w:r>
          <w:rPr>
            <w:lang w:val="en-US"/>
          </w:rPr>
          <w:t>The b</w:t>
        </w:r>
      </w:ins>
      <w:ins w:id="413" w:author="MenosG" w:date="2019-04-15T21:26:00Z">
        <w:r>
          <w:rPr>
            <w:lang w:val="en-US"/>
          </w:rPr>
          <w:t xml:space="preserve">iggest advantage </w:t>
        </w:r>
      </w:ins>
      <w:ins w:id="414" w:author="MenosG" w:date="2019-04-15T21:27:00Z">
        <w:r>
          <w:rPr>
            <w:lang w:val="en-US"/>
          </w:rPr>
          <w:t>over wearable eye tracker is</w:t>
        </w:r>
      </w:ins>
      <w:ins w:id="415" w:author="MenosG" w:date="2019-04-15T21:26:00Z">
        <w:r>
          <w:rPr>
            <w:lang w:val="en-US"/>
          </w:rPr>
          <w:t xml:space="preserve"> that this kind of eye tracker is nonintrusive</w:t>
        </w:r>
      </w:ins>
      <w:ins w:id="416" w:author="MenosG" w:date="2019-04-15T21:27:00Z">
        <w:r>
          <w:rPr>
            <w:lang w:val="en-US"/>
          </w:rPr>
          <w:t>, which is more suitable to</w:t>
        </w:r>
        <w:r w:rsidRPr="00654CB8">
          <w:rPr>
            <w:lang w:val="en-US"/>
          </w:rPr>
          <w:t xml:space="preserve"> study psychological reflexes</w:t>
        </w:r>
      </w:ins>
      <w:ins w:id="417" w:author="MenosG" w:date="2019-05-06T20:41:00Z">
        <w:r w:rsidR="00536DBE">
          <w:rPr>
            <w:lang w:val="en-US"/>
          </w:rPr>
          <w:t xml:space="preserve">. </w:t>
        </w:r>
      </w:ins>
      <w:ins w:id="418" w:author="MenosG" w:date="2019-05-06T20:43:00Z">
        <w:r w:rsidR="00536DBE">
          <w:rPr>
            <w:lang w:val="en-US"/>
          </w:rPr>
          <w:t>Thus,</w:t>
        </w:r>
      </w:ins>
      <w:ins w:id="419" w:author="MenosG" w:date="2019-05-06T20:41:00Z">
        <w:r w:rsidR="00536DBE">
          <w:rPr>
            <w:lang w:val="en-US"/>
          </w:rPr>
          <w:t xml:space="preserve"> the device </w:t>
        </w:r>
      </w:ins>
      <w:ins w:id="420" w:author="MenosG" w:date="2019-05-06T20:43:00Z">
        <w:r w:rsidR="00536DBE">
          <w:rPr>
            <w:lang w:val="en-US"/>
          </w:rPr>
          <w:t>is calibrated in the way that has</w:t>
        </w:r>
      </w:ins>
      <w:ins w:id="421" w:author="MenosG" w:date="2019-05-06T20:41:00Z">
        <w:r w:rsidR="00536DBE">
          <w:rPr>
            <w:lang w:val="en-US"/>
          </w:rPr>
          <w:t xml:space="preserve"> certain window where the eye of the subject must be </w:t>
        </w:r>
      </w:ins>
      <w:ins w:id="422" w:author="MenosG" w:date="2019-05-06T20:42:00Z">
        <w:r w:rsidR="00536DBE">
          <w:rPr>
            <w:lang w:val="en-US"/>
          </w:rPr>
          <w:t>visible</w:t>
        </w:r>
      </w:ins>
      <w:ins w:id="423" w:author="MenosG" w:date="2019-05-06T20:41:00Z">
        <w:r w:rsidR="00536DBE">
          <w:rPr>
            <w:lang w:val="en-US"/>
          </w:rPr>
          <w:t xml:space="preserve"> and there are no head movement</w:t>
        </w:r>
      </w:ins>
      <w:ins w:id="424" w:author="MenosG" w:date="2019-05-06T20:42:00Z">
        <w:r w:rsidR="00536DBE">
          <w:rPr>
            <w:lang w:val="en-US"/>
          </w:rPr>
          <w:t xml:space="preserve"> of subject</w:t>
        </w:r>
      </w:ins>
      <w:ins w:id="425" w:author="Filip Rynkiewicz" w:date="2019-05-21T13:07:00Z">
        <w:r w:rsidR="008E62CB">
          <w:rPr>
            <w:lang w:val="en-US"/>
          </w:rPr>
          <w:t xml:space="preserve">. </w:t>
        </w:r>
      </w:ins>
      <w:ins w:id="426" w:author="MenosG" w:date="2019-05-06T20:42:00Z">
        <w:del w:id="427" w:author="Filip Rynkiewicz" w:date="2019-05-21T13:07:00Z">
          <w:r w:rsidR="00536DBE" w:rsidDel="008E62CB">
            <w:rPr>
              <w:lang w:val="en-US"/>
            </w:rPr>
            <w:delText xml:space="preserve"> the ac</w:delText>
          </w:r>
        </w:del>
        <w:del w:id="428" w:author="Filip Rynkiewicz" w:date="2019-05-22T10:51:00Z">
          <w:r w:rsidR="00536DBE" w:rsidDel="000B5FB9">
            <w:rPr>
              <w:lang w:val="en-US"/>
            </w:rPr>
            <w:delText>curacy</w:delText>
          </w:r>
        </w:del>
      </w:ins>
      <w:ins w:id="429" w:author="Filip Rynkiewicz" w:date="2019-05-22T10:51:00Z">
        <w:r w:rsidR="000B5FB9">
          <w:rPr>
            <w:lang w:val="en-US"/>
          </w:rPr>
          <w:t>Accuracy</w:t>
        </w:r>
      </w:ins>
      <w:ins w:id="430" w:author="MenosG" w:date="2019-05-06T20:42:00Z">
        <w:r w:rsidR="00536DBE">
          <w:rPr>
            <w:lang w:val="en-US"/>
          </w:rPr>
          <w:t xml:space="preserve"> is higher in compare with wearable one.</w:t>
        </w:r>
      </w:ins>
    </w:p>
    <w:p w14:paraId="1070E374" w14:textId="40C225D7" w:rsidR="00E31B77" w:rsidDel="004D0682" w:rsidRDefault="00B35C9E" w:rsidP="00E87BAC">
      <w:pPr>
        <w:pStyle w:val="Header"/>
        <w:rPr>
          <w:del w:id="431" w:author="MenosG" w:date="2019-04-15T20:12:00Z"/>
          <w:lang w:val="en-US"/>
        </w:rPr>
      </w:pPr>
      <w:del w:id="432" w:author="MenosG" w:date="2019-04-15T20:12:00Z">
        <w:r w:rsidDel="007F177F">
          <w:rPr>
            <w:lang w:val="en-US"/>
          </w:rPr>
          <w:delText>Eye trackers are devices used to determinate and record vital oculographic parameters</w:delText>
        </w:r>
        <w:r w:rsidDel="007F177F">
          <w:rPr>
            <w:rStyle w:val="tlid-translation"/>
            <w:lang w:val="en"/>
          </w:rPr>
          <w:delText xml:space="preserve"> non-invasively.</w:delText>
        </w:r>
      </w:del>
    </w:p>
    <w:p w14:paraId="4A3367A9" w14:textId="64E84C75" w:rsidR="00EB1BD7" w:rsidRDefault="00EB1BD7" w:rsidP="007F177F">
      <w:pPr>
        <w:pStyle w:val="Header"/>
        <w:rPr>
          <w:ins w:id="433" w:author="MenosG" w:date="2019-05-06T20:27:00Z"/>
          <w:lang w:val="en-US"/>
        </w:rPr>
      </w:pPr>
    </w:p>
    <w:p w14:paraId="2A61F20C" w14:textId="2E463DF6" w:rsidR="008D6459" w:rsidDel="008E62CB" w:rsidRDefault="008D6459" w:rsidP="00E87BAC">
      <w:pPr>
        <w:pStyle w:val="Header"/>
        <w:rPr>
          <w:del w:id="434" w:author="Filip Rynkiewicz" w:date="2019-05-21T13:09:00Z"/>
          <w:lang w:val="en-US"/>
        </w:rPr>
      </w:pPr>
      <w:ins w:id="435" w:author="MenosG" w:date="2019-05-06T20:30:00Z">
        <w:r>
          <w:rPr>
            <w:lang w:val="en-US"/>
          </w:rPr>
          <w:t xml:space="preserve">Taking into consideration that experiment is aimed to real life scenarios like </w:t>
        </w:r>
      </w:ins>
      <w:ins w:id="436" w:author="MenosG" w:date="2019-05-06T20:31:00Z">
        <w:r>
          <w:rPr>
            <w:lang w:val="en-US"/>
          </w:rPr>
          <w:t>shopping</w:t>
        </w:r>
      </w:ins>
      <w:ins w:id="437" w:author="MenosG" w:date="2019-05-06T20:30:00Z">
        <w:r>
          <w:rPr>
            <w:lang w:val="en-US"/>
          </w:rPr>
          <w:t>, walking in the street</w:t>
        </w:r>
      </w:ins>
      <w:ins w:id="438" w:author="MenosG" w:date="2019-05-06T20:32:00Z">
        <w:r>
          <w:rPr>
            <w:lang w:val="en-US"/>
          </w:rPr>
          <w:t xml:space="preserve">, </w:t>
        </w:r>
      </w:ins>
      <w:ins w:id="439" w:author="MenosG" w:date="2019-05-06T20:33:00Z">
        <w:r>
          <w:rPr>
            <w:lang w:val="en-US"/>
          </w:rPr>
          <w:t xml:space="preserve">or event </w:t>
        </w:r>
      </w:ins>
      <w:ins w:id="440" w:author="MenosG" w:date="2019-05-06T20:32:00Z">
        <w:r>
          <w:rPr>
            <w:lang w:val="en-US"/>
          </w:rPr>
          <w:t>sport activity</w:t>
        </w:r>
      </w:ins>
      <w:ins w:id="441" w:author="MenosG" w:date="2019-05-06T20:34:00Z">
        <w:r>
          <w:rPr>
            <w:lang w:val="en-US"/>
          </w:rPr>
          <w:t>,</w:t>
        </w:r>
      </w:ins>
      <w:ins w:id="442" w:author="MenosG" w:date="2019-05-06T20:33:00Z">
        <w:r>
          <w:rPr>
            <w:lang w:val="en-US"/>
          </w:rPr>
          <w:t xml:space="preserve"> the </w:t>
        </w:r>
      </w:ins>
      <w:ins w:id="443" w:author="MenosG" w:date="2019-05-06T20:45:00Z">
        <w:r w:rsidR="00536DBE">
          <w:rPr>
            <w:lang w:val="en-US"/>
          </w:rPr>
          <w:t>most important property of the device must be its mobility.</w:t>
        </w:r>
      </w:ins>
      <w:ins w:id="444" w:author="MenosG" w:date="2019-05-06T20:44:00Z">
        <w:r w:rsidR="00536DBE">
          <w:rPr>
            <w:lang w:val="en-US"/>
          </w:rPr>
          <w:t xml:space="preserve"> </w:t>
        </w:r>
      </w:ins>
      <w:ins w:id="445" w:author="MenosG" w:date="2019-05-06T20:45:00Z">
        <w:r w:rsidR="00536DBE">
          <w:rPr>
            <w:lang w:val="en-US"/>
          </w:rPr>
          <w:t>Based on oth</w:t>
        </w:r>
      </w:ins>
      <w:ins w:id="446" w:author="MenosG" w:date="2019-05-06T20:46:00Z">
        <w:r w:rsidR="00536DBE">
          <w:rPr>
            <w:lang w:val="en-US"/>
          </w:rPr>
          <w:t xml:space="preserve">er </w:t>
        </w:r>
        <w:commentRangeStart w:id="447"/>
        <w:commentRangeStart w:id="448"/>
        <w:commentRangeStart w:id="449"/>
        <w:r w:rsidR="00536DBE">
          <w:rPr>
            <w:lang w:val="en-US"/>
          </w:rPr>
          <w:t xml:space="preserve">researchers </w:t>
        </w:r>
      </w:ins>
      <w:commentRangeEnd w:id="447"/>
      <w:ins w:id="450" w:author="MenosG" w:date="2019-05-06T20:49:00Z">
        <w:r w:rsidR="00D97922">
          <w:rPr>
            <w:rStyle w:val="CommentReference"/>
          </w:rPr>
          <w:commentReference w:id="447"/>
        </w:r>
      </w:ins>
      <w:commentRangeEnd w:id="448"/>
      <w:ins w:id="451" w:author="MenosG" w:date="2019-05-18T18:31:00Z">
        <w:r w:rsidR="000950B1">
          <w:rPr>
            <w:rStyle w:val="CommentReference"/>
          </w:rPr>
          <w:commentReference w:id="448"/>
        </w:r>
      </w:ins>
      <w:commentRangeEnd w:id="449"/>
      <w:ins w:id="452" w:author="MenosG" w:date="2019-05-18T18:33:00Z">
        <w:r w:rsidR="000950B1">
          <w:rPr>
            <w:rStyle w:val="CommentReference"/>
          </w:rPr>
          <w:commentReference w:id="449"/>
        </w:r>
      </w:ins>
      <w:ins w:id="453" w:author="MenosG" w:date="2019-05-06T20:46:00Z">
        <w:r w:rsidR="00536DBE">
          <w:rPr>
            <w:lang w:val="en-US"/>
          </w:rPr>
          <w:t>and solutions available in market the wearable eye tracker was chosen to this experiment. Second</w:t>
        </w:r>
      </w:ins>
      <w:ins w:id="454" w:author="MenosG" w:date="2019-05-06T20:47:00Z">
        <w:r w:rsidR="00536DBE">
          <w:rPr>
            <w:lang w:val="en-US"/>
          </w:rPr>
          <w:t xml:space="preserve"> </w:t>
        </w:r>
        <w:r w:rsidR="00536DBE">
          <w:rPr>
            <w:rStyle w:val="tw-bilingual-translation"/>
            <w:lang w:val="en"/>
          </w:rPr>
          <w:t xml:space="preserve">attribute of the device must be possibility to develop and implement </w:t>
        </w:r>
      </w:ins>
      <w:ins w:id="455" w:author="MenosG" w:date="2019-05-06T20:48:00Z">
        <w:r w:rsidR="00536DBE">
          <w:rPr>
            <w:rStyle w:val="tw-bilingual-translation"/>
            <w:lang w:val="en"/>
          </w:rPr>
          <w:t xml:space="preserve">new algorithms </w:t>
        </w:r>
      </w:ins>
      <w:ins w:id="456" w:author="MenosG" w:date="2019-05-06T20:50:00Z">
        <w:r w:rsidR="00D97922">
          <w:rPr>
            <w:rStyle w:val="tw-bilingual-translation"/>
            <w:lang w:val="en"/>
          </w:rPr>
          <w:t>of</w:t>
        </w:r>
      </w:ins>
      <w:ins w:id="457" w:author="MenosG" w:date="2019-05-06T20:48:00Z">
        <w:r w:rsidR="00536DBE">
          <w:rPr>
            <w:rStyle w:val="tw-bilingual-translation"/>
            <w:lang w:val="en"/>
          </w:rPr>
          <w:t xml:space="preserve"> </w:t>
        </w:r>
      </w:ins>
      <w:ins w:id="458" w:author="MenosG" w:date="2019-05-06T20:50:00Z">
        <w:r w:rsidR="00D97922">
          <w:rPr>
            <w:rStyle w:val="tw-bilingual-translation"/>
            <w:lang w:val="en"/>
          </w:rPr>
          <w:t>measuring pupil</w:t>
        </w:r>
      </w:ins>
      <w:ins w:id="459" w:author="MenosG" w:date="2019-05-06T20:48:00Z">
        <w:r w:rsidR="00536DBE">
          <w:rPr>
            <w:rStyle w:val="tw-bilingual-translation"/>
            <w:lang w:val="en"/>
          </w:rPr>
          <w:t xml:space="preserve"> changes</w:t>
        </w:r>
      </w:ins>
      <w:ins w:id="460" w:author="MenosG" w:date="2019-05-06T20:50:00Z">
        <w:r w:rsidR="00D97922">
          <w:rPr>
            <w:rStyle w:val="tw-bilingual-translation"/>
            <w:lang w:val="en"/>
          </w:rPr>
          <w:t xml:space="preserve"> in time</w:t>
        </w:r>
      </w:ins>
      <w:ins w:id="461" w:author="MenosG" w:date="2019-05-06T20:48:00Z">
        <w:r w:rsidR="00536DBE">
          <w:rPr>
            <w:rStyle w:val="tw-bilingual-translation"/>
            <w:lang w:val="en"/>
          </w:rPr>
          <w:t>.</w:t>
        </w:r>
      </w:ins>
      <w:ins w:id="462" w:author="MenosG" w:date="2019-05-06T20:50:00Z">
        <w:r w:rsidR="00D97922">
          <w:rPr>
            <w:rStyle w:val="tw-bilingual-translation"/>
            <w:lang w:val="en"/>
          </w:rPr>
          <w:t xml:space="preserve"> There are multiple DYI </w:t>
        </w:r>
      </w:ins>
      <w:ins w:id="463" w:author="MenosG" w:date="2019-05-06T20:51:00Z">
        <w:r w:rsidR="00D97922">
          <w:rPr>
            <w:rStyle w:val="tw-bilingual-translation"/>
            <w:lang w:val="en"/>
          </w:rPr>
          <w:t>wearable</w:t>
        </w:r>
      </w:ins>
      <w:ins w:id="464" w:author="MenosG" w:date="2019-05-06T20:50:00Z">
        <w:r w:rsidR="00D97922">
          <w:rPr>
            <w:rStyle w:val="tw-bilingual-translation"/>
            <w:lang w:val="en"/>
          </w:rPr>
          <w:t xml:space="preserve"> eye-</w:t>
        </w:r>
        <w:commentRangeStart w:id="465"/>
        <w:commentRangeStart w:id="466"/>
        <w:commentRangeStart w:id="467"/>
        <w:r w:rsidR="00D97922">
          <w:rPr>
            <w:rStyle w:val="tw-bilingual-translation"/>
            <w:lang w:val="en"/>
          </w:rPr>
          <w:t>trackers</w:t>
        </w:r>
      </w:ins>
      <w:commentRangeEnd w:id="465"/>
      <w:ins w:id="468" w:author="MenosG" w:date="2019-05-06T20:51:00Z">
        <w:r w:rsidR="00D97922">
          <w:rPr>
            <w:rStyle w:val="CommentReference"/>
          </w:rPr>
          <w:commentReference w:id="465"/>
        </w:r>
      </w:ins>
      <w:commentRangeEnd w:id="466"/>
      <w:ins w:id="469" w:author="MenosG" w:date="2019-05-18T18:21:00Z">
        <w:r w:rsidR="003D28BA">
          <w:rPr>
            <w:rStyle w:val="CommentReference"/>
          </w:rPr>
          <w:commentReference w:id="466"/>
        </w:r>
      </w:ins>
      <w:commentRangeEnd w:id="467"/>
      <w:ins w:id="470" w:author="MenosG" w:date="2019-05-18T18:28:00Z">
        <w:r w:rsidR="003D28BA">
          <w:rPr>
            <w:rStyle w:val="CommentReference"/>
          </w:rPr>
          <w:commentReference w:id="467"/>
        </w:r>
      </w:ins>
      <w:ins w:id="471" w:author="MenosG" w:date="2019-05-06T20:51:00Z">
        <w:r w:rsidR="00D97922">
          <w:rPr>
            <w:rStyle w:val="tw-bilingual-translation"/>
            <w:lang w:val="en"/>
          </w:rPr>
          <w:t xml:space="preserve">, but they </w:t>
        </w:r>
        <w:del w:id="472" w:author="Filip Rynkiewicz" w:date="2019-05-21T13:09:00Z">
          <w:r w:rsidR="00D97922" w:rsidDel="008E62CB">
            <w:rPr>
              <w:rStyle w:val="tw-bilingual-translation"/>
              <w:lang w:val="en"/>
            </w:rPr>
            <w:delText>lack of</w:delText>
          </w:r>
        </w:del>
      </w:ins>
      <w:ins w:id="473" w:author="Filip Rynkiewicz" w:date="2019-05-21T13:09:00Z">
        <w:r w:rsidR="008E62CB">
          <w:rPr>
            <w:rStyle w:val="tw-bilingual-translation"/>
            <w:lang w:val="en"/>
          </w:rPr>
          <w:t>lack</w:t>
        </w:r>
      </w:ins>
      <w:ins w:id="474" w:author="MenosG" w:date="2019-05-06T20:51:00Z">
        <w:r w:rsidR="00D97922">
          <w:rPr>
            <w:rStyle w:val="tw-bilingual-translation"/>
            <w:lang w:val="en"/>
          </w:rPr>
          <w:t xml:space="preserve"> precision and accuracy in comparison to </w:t>
        </w:r>
        <w:del w:id="475" w:author="Filip Rynkiewicz" w:date="2019-05-21T13:08:00Z">
          <w:r w:rsidR="00D97922" w:rsidDel="008E62CB">
            <w:rPr>
              <w:rStyle w:val="tw-bilingual-translation"/>
              <w:lang w:val="en"/>
            </w:rPr>
            <w:delText xml:space="preserve">solution </w:delText>
          </w:r>
        </w:del>
      </w:ins>
      <w:ins w:id="476" w:author="Filip Rynkiewicz" w:date="2019-05-21T13:08:00Z">
        <w:r w:rsidR="008E62CB">
          <w:rPr>
            <w:rStyle w:val="tw-bilingual-translation"/>
            <w:lang w:val="en"/>
          </w:rPr>
          <w:t xml:space="preserve">devices </w:t>
        </w:r>
      </w:ins>
      <w:ins w:id="477" w:author="MenosG" w:date="2019-05-06T20:51:00Z">
        <w:r w:rsidR="00D97922">
          <w:rPr>
            <w:rStyle w:val="tw-bilingual-translation"/>
            <w:lang w:val="en"/>
          </w:rPr>
          <w:t xml:space="preserve">provided </w:t>
        </w:r>
      </w:ins>
      <w:ins w:id="478" w:author="MenosG" w:date="2019-05-06T20:52:00Z">
        <w:r w:rsidR="00D97922">
          <w:rPr>
            <w:rStyle w:val="tw-bilingual-translation"/>
            <w:lang w:val="en"/>
          </w:rPr>
          <w:t>in commercial solutions</w:t>
        </w:r>
      </w:ins>
      <w:ins w:id="479" w:author="MenosG" w:date="2019-05-06T20:57:00Z">
        <w:r w:rsidR="00D97922">
          <w:rPr>
            <w:rStyle w:val="tw-bilingual-translation"/>
            <w:lang w:val="en"/>
          </w:rPr>
          <w:t xml:space="preserve">. </w:t>
        </w:r>
      </w:ins>
      <w:ins w:id="480" w:author="MenosG" w:date="2019-05-06T21:01:00Z">
        <w:r w:rsidR="00FA15D2">
          <w:rPr>
            <w:rStyle w:val="tw-bilingual-translation"/>
            <w:lang w:val="en"/>
          </w:rPr>
          <w:t xml:space="preserve">Based on </w:t>
        </w:r>
      </w:ins>
      <w:ins w:id="481" w:author="Filip Rynkiewicz" w:date="2019-05-21T13:09:00Z">
        <w:r w:rsidR="008E62CB">
          <w:rPr>
            <w:rStyle w:val="tw-bilingual-translation"/>
            <w:lang w:val="en"/>
          </w:rPr>
          <w:t xml:space="preserve">devices </w:t>
        </w:r>
      </w:ins>
      <w:ins w:id="482" w:author="MenosG" w:date="2019-05-06T21:01:00Z">
        <w:r w:rsidR="00FA15D2">
          <w:rPr>
            <w:rStyle w:val="tw-bilingual-translation"/>
            <w:lang w:val="en"/>
          </w:rPr>
          <w:t xml:space="preserve">available </w:t>
        </w:r>
      </w:ins>
      <w:ins w:id="483" w:author="Filip Rynkiewicz" w:date="2019-05-21T13:09:00Z">
        <w:r w:rsidR="008E62CB">
          <w:rPr>
            <w:rStyle w:val="tw-bilingual-translation"/>
            <w:lang w:val="en"/>
          </w:rPr>
          <w:t xml:space="preserve">for our use, </w:t>
        </w:r>
      </w:ins>
      <w:ins w:id="484" w:author="MenosG" w:date="2019-05-06T21:01:00Z">
        <w:del w:id="485" w:author="Filip Rynkiewicz" w:date="2019-05-21T13:09:00Z">
          <w:r w:rsidR="00FA15D2" w:rsidDel="008E62CB">
            <w:rPr>
              <w:rStyle w:val="tw-bilingual-translation"/>
              <w:lang w:val="en"/>
            </w:rPr>
            <w:delText xml:space="preserve">devices </w:delText>
          </w:r>
        </w:del>
        <w:r w:rsidR="00FA15D2">
          <w:rPr>
            <w:rStyle w:val="tw-bilingual-translation"/>
            <w:lang w:val="en"/>
          </w:rPr>
          <w:t xml:space="preserve">the </w:t>
        </w:r>
      </w:ins>
      <w:commentRangeStart w:id="486"/>
      <w:ins w:id="487" w:author="MenosG" w:date="2019-05-06T20:52:00Z">
        <w:r w:rsidR="00D97922" w:rsidRPr="00D97922">
          <w:rPr>
            <w:rStyle w:val="tw-bilingual-translation"/>
            <w:lang w:val="en"/>
          </w:rPr>
          <w:t>Tobii Pro Glasses 2</w:t>
        </w:r>
        <w:r w:rsidR="00D97922">
          <w:rPr>
            <w:rStyle w:val="tw-bilingual-translation"/>
            <w:lang w:val="en"/>
          </w:rPr>
          <w:t>,</w:t>
        </w:r>
      </w:ins>
      <w:ins w:id="488" w:author="MenosG" w:date="2019-05-06T20:57:00Z">
        <w:r w:rsidR="00D97922">
          <w:rPr>
            <w:rStyle w:val="tw-bilingual-translation"/>
            <w:lang w:val="en"/>
          </w:rPr>
          <w:t xml:space="preserve"> </w:t>
        </w:r>
        <w:commentRangeEnd w:id="486"/>
        <w:r w:rsidR="00D97922">
          <w:rPr>
            <w:rStyle w:val="CommentReference"/>
          </w:rPr>
          <w:commentReference w:id="486"/>
        </w:r>
        <w:r w:rsidR="00D97922">
          <w:rPr>
            <w:rStyle w:val="tw-bilingual-translation"/>
            <w:lang w:val="en"/>
          </w:rPr>
          <w:t>and</w:t>
        </w:r>
      </w:ins>
      <w:ins w:id="489" w:author="MenosG" w:date="2019-05-06T20:52:00Z">
        <w:r w:rsidR="00D97922">
          <w:rPr>
            <w:rStyle w:val="tw-bilingual-translation"/>
            <w:lang w:val="en"/>
          </w:rPr>
          <w:t xml:space="preserve"> </w:t>
        </w:r>
      </w:ins>
      <w:ins w:id="490" w:author="MenosG" w:date="2019-05-06T21:04:00Z">
        <w:r w:rsidR="00FA15D2">
          <w:rPr>
            <w:rStyle w:val="tw-bilingual-translation"/>
            <w:lang w:val="en"/>
          </w:rPr>
          <w:t>Pupil Lab</w:t>
        </w:r>
      </w:ins>
      <w:ins w:id="491" w:author="MenosG" w:date="2019-05-06T21:02:00Z">
        <w:r w:rsidR="00FA15D2">
          <w:rPr>
            <w:rStyle w:val="tw-bilingual-translation"/>
            <w:lang w:val="en"/>
          </w:rPr>
          <w:t xml:space="preserve"> both of theme were tested in accuracy and precision. Conclusion of </w:t>
        </w:r>
        <w:r w:rsidR="00FA15D2" w:rsidRPr="00FA15D2">
          <w:rPr>
            <w:rStyle w:val="tw-bilingual-translation"/>
            <w:lang w:val="en"/>
          </w:rPr>
          <w:t xml:space="preserve">preliminary </w:t>
        </w:r>
      </w:ins>
      <w:ins w:id="492" w:author="MenosG" w:date="2019-05-06T21:03:00Z">
        <w:r w:rsidR="00FA15D2">
          <w:rPr>
            <w:rStyle w:val="tw-bilingual-translation"/>
            <w:lang w:val="en"/>
          </w:rPr>
          <w:t>c</w:t>
        </w:r>
      </w:ins>
      <w:ins w:id="493" w:author="MenosG" w:date="2019-05-06T21:02:00Z">
        <w:r w:rsidR="00FA15D2">
          <w:rPr>
            <w:rStyle w:val="tw-bilingual-translation"/>
            <w:lang w:val="en"/>
          </w:rPr>
          <w:t>onducted experiment</w:t>
        </w:r>
      </w:ins>
      <w:ins w:id="494" w:author="MenosG" w:date="2019-05-06T21:03:00Z">
        <w:r w:rsidR="00FA15D2">
          <w:rPr>
            <w:rStyle w:val="tw-bilingual-translation"/>
            <w:lang w:val="en"/>
          </w:rPr>
          <w:t xml:space="preserve"> was that Tobii Pro Glasses 2 have </w:t>
        </w:r>
      </w:ins>
      <w:ins w:id="495" w:author="MenosG" w:date="2019-05-06T21:04:00Z">
        <w:r w:rsidR="00FA15D2">
          <w:rPr>
            <w:rStyle w:val="tw-bilingual-translation"/>
            <w:lang w:val="en"/>
          </w:rPr>
          <w:t>slightly</w:t>
        </w:r>
      </w:ins>
      <w:commentRangeStart w:id="496"/>
      <w:ins w:id="497" w:author="MenosG" w:date="2019-05-06T21:03:00Z">
        <w:r w:rsidR="00FA15D2">
          <w:rPr>
            <w:rStyle w:val="tw-bilingual-translation"/>
            <w:lang w:val="en"/>
          </w:rPr>
          <w:t xml:space="preserve"> </w:t>
        </w:r>
      </w:ins>
      <w:commentRangeEnd w:id="496"/>
      <w:ins w:id="498" w:author="MenosG" w:date="2019-05-06T21:04:00Z">
        <w:r w:rsidR="00FA15D2">
          <w:rPr>
            <w:rStyle w:val="CommentReference"/>
          </w:rPr>
          <w:commentReference w:id="496"/>
        </w:r>
      </w:ins>
      <w:ins w:id="499" w:author="MenosG" w:date="2019-05-06T21:03:00Z">
        <w:r w:rsidR="00FA15D2">
          <w:rPr>
            <w:rStyle w:val="tw-bilingual-translation"/>
            <w:lang w:val="en"/>
          </w:rPr>
          <w:t xml:space="preserve">better results than </w:t>
        </w:r>
      </w:ins>
      <w:ins w:id="500" w:author="MenosG" w:date="2019-05-06T21:04:00Z">
        <w:r w:rsidR="00FA15D2">
          <w:rPr>
            <w:rStyle w:val="tw-bilingual-translation"/>
            <w:lang w:val="en"/>
          </w:rPr>
          <w:t>another</w:t>
        </w:r>
      </w:ins>
      <w:ins w:id="501" w:author="MenosG" w:date="2019-05-06T21:03:00Z">
        <w:r w:rsidR="00FA15D2">
          <w:rPr>
            <w:rStyle w:val="tw-bilingual-translation"/>
            <w:lang w:val="en"/>
          </w:rPr>
          <w:t xml:space="preserve"> device. </w:t>
        </w:r>
      </w:ins>
      <w:ins w:id="502" w:author="MenosG" w:date="2019-05-06T21:07:00Z">
        <w:r w:rsidR="00FA15D2">
          <w:rPr>
            <w:rStyle w:val="tw-bilingual-translation"/>
            <w:lang w:val="en"/>
          </w:rPr>
          <w:t>Lack</w:t>
        </w:r>
      </w:ins>
      <w:ins w:id="503" w:author="MenosG" w:date="2019-05-06T21:04:00Z">
        <w:r w:rsidR="00FA15D2">
          <w:rPr>
            <w:rStyle w:val="tw-bilingual-translation"/>
            <w:lang w:val="en"/>
          </w:rPr>
          <w:t xml:space="preserve"> of </w:t>
        </w:r>
      </w:ins>
      <w:ins w:id="504" w:author="MenosG" w:date="2019-05-06T21:05:00Z">
        <w:r w:rsidR="00FA15D2">
          <w:rPr>
            <w:rStyle w:val="tw-bilingual-translation"/>
            <w:lang w:val="en"/>
          </w:rPr>
          <w:t xml:space="preserve">possibility to </w:t>
        </w:r>
      </w:ins>
      <w:ins w:id="505" w:author="MenosG" w:date="2019-05-06T21:06:00Z">
        <w:r w:rsidR="00FA15D2">
          <w:rPr>
            <w:rStyle w:val="tw-bilingual-translation"/>
            <w:lang w:val="en"/>
          </w:rPr>
          <w:t xml:space="preserve">extend possibilities of Tobii </w:t>
        </w:r>
      </w:ins>
      <w:ins w:id="506" w:author="MenosG" w:date="2019-05-06T21:07:00Z">
        <w:r w:rsidR="00FA15D2">
          <w:rPr>
            <w:rStyle w:val="tw-bilingual-translation"/>
            <w:lang w:val="en"/>
          </w:rPr>
          <w:t xml:space="preserve">by adding new algorithms or another peripheral </w:t>
        </w:r>
      </w:ins>
      <w:ins w:id="507" w:author="MenosG" w:date="2019-05-06T21:08:00Z">
        <w:r w:rsidR="00FA15D2">
          <w:rPr>
            <w:rStyle w:val="tw-bilingual-translation"/>
            <w:lang w:val="en"/>
          </w:rPr>
          <w:t>device</w:t>
        </w:r>
      </w:ins>
      <w:ins w:id="508" w:author="MenosG" w:date="2019-05-06T21:07:00Z">
        <w:r w:rsidR="00FA15D2">
          <w:rPr>
            <w:rStyle w:val="tw-bilingual-translation"/>
            <w:lang w:val="en"/>
          </w:rPr>
          <w:t xml:space="preserve"> caused that the Pupil Lab </w:t>
        </w:r>
      </w:ins>
      <w:ins w:id="509" w:author="MenosG" w:date="2019-05-06T21:08:00Z">
        <w:r w:rsidR="00FA15D2">
          <w:rPr>
            <w:rStyle w:val="tw-bilingual-translation"/>
            <w:lang w:val="en"/>
          </w:rPr>
          <w:t>is</w:t>
        </w:r>
      </w:ins>
      <w:ins w:id="510" w:author="MenosG" w:date="2019-05-06T21:07:00Z">
        <w:r w:rsidR="00FA15D2">
          <w:rPr>
            <w:rStyle w:val="tw-bilingual-translation"/>
            <w:lang w:val="en"/>
          </w:rPr>
          <w:t xml:space="preserve"> the best choice</w:t>
        </w:r>
      </w:ins>
      <w:ins w:id="511" w:author="MenosG" w:date="2019-05-06T21:08:00Z">
        <w:r w:rsidR="00FA15D2">
          <w:rPr>
            <w:rStyle w:val="tw-bilingual-translation"/>
            <w:lang w:val="en"/>
          </w:rPr>
          <w:t>.</w:t>
        </w:r>
      </w:ins>
    </w:p>
    <w:p w14:paraId="57C3DDE2" w14:textId="77777777" w:rsidR="008E62CB" w:rsidRDefault="008E62CB">
      <w:pPr>
        <w:pStyle w:val="Header"/>
        <w:rPr>
          <w:ins w:id="512" w:author="Filip Rynkiewicz" w:date="2019-05-21T13:09:00Z"/>
          <w:lang w:val="en-US"/>
        </w:rPr>
      </w:pPr>
    </w:p>
    <w:p w14:paraId="33EA65B0" w14:textId="4DD72083" w:rsidR="00B66EAF" w:rsidDel="00654CB8" w:rsidRDefault="00B35C9E" w:rsidP="00E87BAC">
      <w:pPr>
        <w:pStyle w:val="Header"/>
        <w:rPr>
          <w:del w:id="513" w:author="MenosG" w:date="2019-04-15T21:05:00Z"/>
          <w:lang w:val="en-US"/>
        </w:rPr>
      </w:pPr>
      <w:del w:id="514" w:author="MenosG" w:date="2019-04-15T20:28:00Z">
        <w:r w:rsidDel="006740E6">
          <w:rPr>
            <w:lang w:val="en-US"/>
          </w:rPr>
          <w:delText xml:space="preserve">Those kinds of devices are capable of record crucial video-oculography parameters like gaze points, </w:delText>
        </w:r>
      </w:del>
      <w:del w:id="515" w:author="MenosG" w:date="2019-04-15T20:14:00Z">
        <w:r w:rsidDel="00303803">
          <w:rPr>
            <w:lang w:val="en-US"/>
          </w:rPr>
          <w:delText xml:space="preserve">blink </w:delText>
        </w:r>
      </w:del>
      <w:del w:id="516" w:author="MenosG" w:date="2019-04-15T20:13:00Z">
        <w:r w:rsidDel="00303803">
          <w:rPr>
            <w:lang w:val="en-US"/>
          </w:rPr>
          <w:delText xml:space="preserve">and </w:delText>
        </w:r>
      </w:del>
      <w:del w:id="517" w:author="MenosG" w:date="2019-04-15T20:15:00Z">
        <w:r w:rsidDel="00303803">
          <w:rPr>
            <w:lang w:val="en-US"/>
          </w:rPr>
          <w:delText>saccades</w:delText>
        </w:r>
      </w:del>
      <w:del w:id="518" w:author="MenosG" w:date="2019-04-15T20:28:00Z">
        <w:r w:rsidDel="006740E6">
          <w:rPr>
            <w:lang w:val="en-US"/>
          </w:rPr>
          <w:delText xml:space="preserve"> detection and real time pupil size monitoring.</w:delText>
        </w:r>
      </w:del>
    </w:p>
    <w:p w14:paraId="03BE650F" w14:textId="0CF572EE" w:rsidR="0011735C" w:rsidDel="004D0682" w:rsidRDefault="00B35C9E" w:rsidP="00E87BAC">
      <w:pPr>
        <w:pStyle w:val="Header"/>
        <w:rPr>
          <w:del w:id="519" w:author="MenosG" w:date="2019-04-15T21:07:00Z"/>
          <w:lang w:val="en-US"/>
        </w:rPr>
      </w:pPr>
      <w:del w:id="520" w:author="MenosG" w:date="2019-04-15T21:05:00Z">
        <w:r w:rsidDel="004D0682">
          <w:rPr>
            <w:lang w:val="en-US"/>
          </w:rPr>
          <w:delText xml:space="preserve"> </w:delText>
        </w:r>
      </w:del>
    </w:p>
    <w:p w14:paraId="03CF2A51" w14:textId="24C50E47" w:rsidR="0011735C" w:rsidRPr="004D0682" w:rsidDel="004D0682" w:rsidRDefault="0011735C" w:rsidP="00E87BAC">
      <w:pPr>
        <w:pStyle w:val="Header"/>
        <w:rPr>
          <w:del w:id="521" w:author="MenosG" w:date="2019-04-15T21:07:00Z"/>
          <w:lang w:val="en-US"/>
          <w:rPrChange w:id="522" w:author="MenosG" w:date="2019-04-15T21:10:00Z">
            <w:rPr>
              <w:del w:id="523" w:author="MenosG" w:date="2019-04-15T21:07:00Z"/>
            </w:rPr>
          </w:rPrChange>
        </w:rPr>
      </w:pPr>
      <w:del w:id="524" w:author="MenosG" w:date="2019-04-15T21:07:00Z">
        <w:r w:rsidRPr="004D0682" w:rsidDel="004D0682">
          <w:rPr>
            <w:lang w:val="en-US"/>
            <w:rPrChange w:id="525" w:author="MenosG" w:date="2019-04-15T21:10:00Z">
              <w:rPr/>
            </w:rPrChange>
          </w:rPr>
          <w:delText>Tutaj lekka systematyka istniejących rozwiązań, jakie są podziały, może trochę o udziale rynku…</w:delText>
        </w:r>
      </w:del>
    </w:p>
    <w:p w14:paraId="507E05D3" w14:textId="36C173DD" w:rsidR="0011735C" w:rsidRPr="004D0682" w:rsidDel="004D0682" w:rsidRDefault="0011735C" w:rsidP="00E87BAC">
      <w:pPr>
        <w:pStyle w:val="Header"/>
        <w:rPr>
          <w:del w:id="526" w:author="MenosG" w:date="2019-04-15T21:07:00Z"/>
          <w:lang w:val="en-US"/>
          <w:rPrChange w:id="527" w:author="MenosG" w:date="2019-04-15T21:10:00Z">
            <w:rPr>
              <w:del w:id="528" w:author="MenosG" w:date="2019-04-15T21:07:00Z"/>
            </w:rPr>
          </w:rPrChange>
        </w:rPr>
      </w:pPr>
    </w:p>
    <w:p w14:paraId="68558B14" w14:textId="690EAF6D" w:rsidR="0011735C" w:rsidRPr="004D0682" w:rsidDel="004D0682" w:rsidRDefault="0011735C" w:rsidP="00E87BAC">
      <w:pPr>
        <w:pStyle w:val="Header"/>
        <w:rPr>
          <w:del w:id="529" w:author="MenosG" w:date="2019-04-15T21:07:00Z"/>
          <w:lang w:val="en-US"/>
          <w:rPrChange w:id="530" w:author="MenosG" w:date="2019-04-15T21:10:00Z">
            <w:rPr>
              <w:del w:id="531" w:author="MenosG" w:date="2019-04-15T21:07:00Z"/>
            </w:rPr>
          </w:rPrChange>
        </w:rPr>
      </w:pPr>
      <w:del w:id="532" w:author="MenosG" w:date="2019-04-15T21:07:00Z">
        <w:r w:rsidRPr="004D0682" w:rsidDel="004D0682">
          <w:rPr>
            <w:lang w:val="en-US"/>
            <w:rPrChange w:id="533" w:author="MenosG" w:date="2019-04-15T21:10:00Z">
              <w:rPr/>
            </w:rPrChange>
          </w:rPr>
          <w:delText>Tu opisujesz wszystkie ……</w:delText>
        </w:r>
      </w:del>
    </w:p>
    <w:p w14:paraId="4A57C946" w14:textId="736CD7CA" w:rsidR="0011735C" w:rsidRPr="00EB1BD7" w:rsidDel="004D0682" w:rsidRDefault="0011735C" w:rsidP="00E87BAC">
      <w:pPr>
        <w:pStyle w:val="Header"/>
        <w:rPr>
          <w:del w:id="534" w:author="MenosG" w:date="2019-04-15T21:07:00Z"/>
          <w:lang w:val="en-US"/>
        </w:rPr>
      </w:pPr>
    </w:p>
    <w:p w14:paraId="0E8B77B7" w14:textId="3D7CB172" w:rsidR="0011735C" w:rsidRPr="004D0682" w:rsidDel="004D0682" w:rsidRDefault="0011735C" w:rsidP="00E87BAC">
      <w:pPr>
        <w:pStyle w:val="Header"/>
        <w:rPr>
          <w:del w:id="535" w:author="MenosG" w:date="2019-04-15T21:07:00Z"/>
          <w:lang w:val="en-US"/>
          <w:rPrChange w:id="536" w:author="MenosG" w:date="2019-04-15T21:10:00Z">
            <w:rPr>
              <w:del w:id="537" w:author="MenosG" w:date="2019-04-15T21:07:00Z"/>
            </w:rPr>
          </w:rPrChange>
        </w:rPr>
      </w:pPr>
      <w:del w:id="538" w:author="MenosG" w:date="2019-04-15T21:07:00Z">
        <w:r w:rsidRPr="004D0682" w:rsidDel="004D0682">
          <w:rPr>
            <w:lang w:val="en-US"/>
            <w:rPrChange w:id="539" w:author="MenosG" w:date="2019-04-15T21:10:00Z">
              <w:rPr/>
            </w:rPrChange>
          </w:rPr>
          <w:delText>Środowisko badawcze I wymagania eksperymentu wymagają od sprzętu by następujące minimalne parametry bla bla</w:delText>
        </w:r>
      </w:del>
    </w:p>
    <w:p w14:paraId="1B5DBC49" w14:textId="536843B0" w:rsidR="0011735C" w:rsidRPr="004D0682" w:rsidDel="00654CB8" w:rsidRDefault="004D0682" w:rsidP="00E87BAC">
      <w:pPr>
        <w:pStyle w:val="Header"/>
        <w:rPr>
          <w:del w:id="540" w:author="MenosG" w:date="2019-04-15T21:33:00Z"/>
          <w:lang w:val="en-US"/>
          <w:rPrChange w:id="541" w:author="MenosG" w:date="2019-04-15T21:10:00Z">
            <w:rPr>
              <w:del w:id="542" w:author="MenosG" w:date="2019-04-15T21:33:00Z"/>
            </w:rPr>
          </w:rPrChange>
        </w:rPr>
      </w:pPr>
      <w:commentRangeStart w:id="543"/>
      <w:commentRangeEnd w:id="543"/>
      <w:r>
        <w:rPr>
          <w:rStyle w:val="CommentReference"/>
        </w:rPr>
        <w:commentReference w:id="543"/>
      </w:r>
    </w:p>
    <w:p w14:paraId="7E10E8BD" w14:textId="014C5223" w:rsidR="0011735C" w:rsidDel="00654CB8" w:rsidRDefault="0011735C" w:rsidP="0011735C">
      <w:pPr>
        <w:pStyle w:val="Header"/>
        <w:rPr>
          <w:del w:id="544" w:author="MenosG" w:date="2019-04-15T21:33:00Z"/>
          <w:lang w:val="en-US"/>
        </w:rPr>
      </w:pPr>
      <w:del w:id="545" w:author="MenosG" w:date="2019-04-15T21:33:00Z">
        <w:r w:rsidDel="00654CB8">
          <w:rPr>
            <w:lang w:val="en-US"/>
          </w:rPr>
          <w:delText xml:space="preserve">Research environment for this experiment was contained of </w:delText>
        </w:r>
      </w:del>
      <w:del w:id="546" w:author="MenosG" w:date="2019-04-15T21:32:00Z">
        <w:r w:rsidRPr="00CB79BB" w:rsidDel="00654CB8">
          <w:rPr>
            <w:i/>
            <w:lang w:val="en-US"/>
          </w:rPr>
          <w:delText>PupilLab</w:delText>
        </w:r>
        <w:r w:rsidRPr="007E17C5" w:rsidDel="00654CB8">
          <w:rPr>
            <w:lang w:val="en-US"/>
          </w:rPr>
          <w:delText xml:space="preserve"> </w:delText>
        </w:r>
        <w:r w:rsidDel="00654CB8">
          <w:rPr>
            <w:lang w:val="en-US"/>
          </w:rPr>
          <w:delText>eye tracker</w:delText>
        </w:r>
        <w:r w:rsidRPr="007E17C5" w:rsidDel="00654CB8">
          <w:rPr>
            <w:lang w:val="en-US"/>
          </w:rPr>
          <w:delText xml:space="preserve"> (</w:delText>
        </w:r>
        <w:r w:rsidDel="00654CB8">
          <w:rPr>
            <w:lang w:val="en-US"/>
          </w:rPr>
          <w:delText xml:space="preserve">Kassner 2014). </w:delText>
        </w:r>
      </w:del>
    </w:p>
    <w:p w14:paraId="61F99D10" w14:textId="2AB2055C" w:rsidR="0011735C" w:rsidRPr="0011735C" w:rsidDel="00FA15D2" w:rsidRDefault="0011735C" w:rsidP="00E87BAC">
      <w:pPr>
        <w:pStyle w:val="Header"/>
        <w:rPr>
          <w:del w:id="547" w:author="MenosG" w:date="2019-05-06T21:08:00Z"/>
          <w:lang w:val="en-US"/>
        </w:rPr>
      </w:pPr>
    </w:p>
    <w:p w14:paraId="0F3EFA31" w14:textId="77777777" w:rsidR="0011735C" w:rsidRPr="0011735C" w:rsidRDefault="0011735C" w:rsidP="00E87BAC">
      <w:pPr>
        <w:pStyle w:val="Header"/>
        <w:rPr>
          <w:lang w:val="en-US"/>
        </w:rPr>
      </w:pPr>
    </w:p>
    <w:p w14:paraId="0217C276" w14:textId="177C6C91"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 xml:space="preserve">consist of two </w:t>
      </w:r>
      <w:r w:rsidR="00DD2A98">
        <w:rPr>
          <w:lang w:val="en-US"/>
        </w:rPr>
        <w:t>RGB</w:t>
      </w:r>
      <w:r w:rsidR="00B12011">
        <w:rPr>
          <w:lang w:val="en-US"/>
        </w:rPr>
        <w:t xml:space="preserve"> camera </w:t>
      </w:r>
      <w:r w:rsidR="00DD2A98">
        <w:rPr>
          <w:lang w:val="en-US"/>
        </w:rPr>
        <w:t xml:space="preserve">with 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r w:rsidR="0077678A">
        <w:rPr>
          <w:lang w:val="en-US"/>
        </w:rPr>
        <w:t>Frontal camera is able to capture image at max resolution of 1920x1080 pixels at 30Hz with 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to </w:t>
      </w:r>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072CB1F2" w:rsidR="00CF0A22" w:rsidRDefault="00DA3DEA" w:rsidP="00C549FB">
      <w:pPr>
        <w:pStyle w:val="Header"/>
        <w:rPr>
          <w:lang w:val="en-US"/>
        </w:rPr>
      </w:pPr>
      <w:r>
        <w:rPr>
          <w:lang w:val="en-US"/>
        </w:rPr>
        <w:t xml:space="preserve">Software used in </w:t>
      </w:r>
      <w:del w:id="548" w:author="MenosG" w:date="2019-05-06T21:08:00Z">
        <w:r w:rsidR="00EF2A7C" w:rsidDel="00FA15D2">
          <w:rPr>
            <w:lang w:val="en-US"/>
          </w:rPr>
          <w:delText>PupilLab</w:delText>
        </w:r>
      </w:del>
      <w:ins w:id="549" w:author="MenosG" w:date="2019-05-06T21:08:00Z">
        <w:r w:rsidR="00FA15D2">
          <w:rPr>
            <w:lang w:val="en-US"/>
          </w:rPr>
          <w:t>Pupil Lab</w:t>
        </w:r>
      </w:ins>
      <w:r w:rsidR="00EF2A7C">
        <w:rPr>
          <w:lang w:val="en-US"/>
        </w:rPr>
        <w:t xml:space="preserve"> uses “dark pupil” detection method thus IR cameras </w:t>
      </w:r>
      <w:r w:rsidR="00CF7D98">
        <w:rPr>
          <w:lang w:val="en-US"/>
        </w:rPr>
        <w:t>must be able to capture</w:t>
      </w:r>
      <w:r w:rsidR="00EF2A7C">
        <w:rPr>
          <w:lang w:val="en-US"/>
        </w:rPr>
        <w:t xml:space="preserve"> video at specific range of IR spectrum,</w:t>
      </w:r>
      <w:r>
        <w:rPr>
          <w:lang w:val="en-US"/>
        </w:rPr>
        <w:t xml:space="preserve"> </w:t>
      </w:r>
      <w:r w:rsidR="00EF2A7C">
        <w:rPr>
          <w:lang w:val="en-US"/>
        </w:rPr>
        <w:t>in this device it</w:t>
      </w:r>
      <w:r w:rsidR="006132A9">
        <w:rPr>
          <w:lang w:val="en-US"/>
        </w:rPr>
        <w:t xml:space="preserve"> is 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del w:id="550" w:author="MenosG" w:date="2019-05-06T21:08:00Z">
        <w:r w:rsidR="008B6CE6" w:rsidRPr="00B35C9E" w:rsidDel="00FA15D2">
          <w:rPr>
            <w:i/>
            <w:lang w:val="en-US"/>
          </w:rPr>
          <w:delText>PupilLab</w:delText>
        </w:r>
      </w:del>
      <w:ins w:id="551" w:author="MenosG" w:date="2019-05-06T21:08:00Z">
        <w:r w:rsidR="00FA15D2" w:rsidRPr="00B35C9E">
          <w:rPr>
            <w:i/>
            <w:lang w:val="en-US"/>
          </w:rPr>
          <w:t>Pupil Lab</w:t>
        </w:r>
      </w:ins>
      <w:r w:rsidR="008B6CE6">
        <w:rPr>
          <w:lang w:val="en-US"/>
        </w:rPr>
        <w:t xml:space="preserve"> software</w:t>
      </w:r>
      <w:r w:rsidR="00B13D0D">
        <w:rPr>
          <w:lang w:val="en-US"/>
        </w:rPr>
        <w:t>.</w:t>
      </w:r>
      <w:r w:rsidR="002C7AE1">
        <w:rPr>
          <w:lang w:val="en-US"/>
        </w:rPr>
        <w:t xml:space="preserve"> </w:t>
      </w:r>
      <w:r w:rsidR="00155FEA">
        <w:rPr>
          <w:lang w:val="en-US"/>
        </w:rPr>
        <w:t xml:space="preserve">Thanks to flexibility and </w:t>
      </w:r>
      <w:r w:rsidR="00155FEA" w:rsidRPr="00155FEA">
        <w:rPr>
          <w:lang w:val="en-US"/>
        </w:rPr>
        <w:t>extensibility</w:t>
      </w:r>
      <w:r w:rsidR="00155FEA">
        <w:rPr>
          <w:lang w:val="en-US"/>
        </w:rPr>
        <w:t xml:space="preserve"> of source code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case of this research</w:t>
      </w:r>
      <w:r w:rsidR="002D388B">
        <w:rPr>
          <w:lang w:val="en-US"/>
        </w:rPr>
        <w:t>,</w:t>
      </w:r>
      <w:r w:rsidR="00CF7D98">
        <w:rPr>
          <w:lang w:val="en-US"/>
        </w:rPr>
        <w:t xml:space="preserve"> to eye tracer simple luxometer was added as external sensor.</w:t>
      </w:r>
      <w:r w:rsidR="002D388B">
        <w:rPr>
          <w:lang w:val="en-US"/>
        </w:rPr>
        <w:t xml:space="preserve">  </w:t>
      </w:r>
    </w:p>
    <w:p w14:paraId="4DD2BAA0" w14:textId="2FF810D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552"/>
      <w:r w:rsidR="002C7AE1">
        <w:rPr>
          <w:lang w:val="en-US"/>
        </w:rPr>
        <w:t>Rohm</w:t>
      </w:r>
      <w:commentRangeEnd w:id="552"/>
      <w:r w:rsidR="00FA15D2">
        <w:rPr>
          <w:rStyle w:val="CommentReference"/>
        </w:rPr>
        <w:commentReference w:id="552"/>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determinate amount of light casted at pupil</w:t>
      </w:r>
      <w:r w:rsidR="00DF4794">
        <w:rPr>
          <w:rStyle w:val="st"/>
          <w:lang w:val="en-US"/>
        </w:rPr>
        <w:t>. It is device with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spectral sensitivity close to human eye sensitivity. </w:t>
      </w:r>
      <w:r w:rsidR="00C549FB">
        <w:rPr>
          <w:rStyle w:val="st"/>
          <w:lang w:val="en-US"/>
        </w:rPr>
        <w:t xml:space="preserve"> </w:t>
      </w:r>
      <w:r w:rsidR="00E311AF">
        <w:rPr>
          <w:rStyle w:val="st"/>
          <w:lang w:val="en-US"/>
        </w:rPr>
        <w:t>Sensor</w:t>
      </w:r>
      <w:r w:rsidR="00C549FB">
        <w:rPr>
          <w:rStyle w:val="st"/>
          <w:lang w:val="en-US"/>
        </w:rPr>
        <w:t xml:space="preserve"> is capable of measuring ambient light in 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 xml:space="preserve">To measure which range will be most suitable for conducted experiment </w:t>
      </w:r>
      <w:r w:rsidR="006F4686">
        <w:rPr>
          <w:rStyle w:val="st"/>
          <w:lang w:val="en-US"/>
        </w:rPr>
        <w:lastRenderedPageBreak/>
        <w:t>the sensor was placed with 50cm range from LED lamp. This experiment gave values from 6 000 to 9 000</w:t>
      </w:r>
      <w:proofErr w:type="gramStart"/>
      <w:r w:rsidR="006F4686">
        <w:rPr>
          <w:rStyle w:val="st"/>
          <w:lang w:val="en-US"/>
        </w:rPr>
        <w:t>lux ,</w:t>
      </w:r>
      <w:proofErr w:type="gramEnd"/>
      <w:r w:rsidR="006F4686">
        <w:rPr>
          <w:rStyle w:val="st"/>
          <w:lang w:val="en-US"/>
        </w:rPr>
        <w:t xml:space="preserve"> which contains in H-Gain range of sensor and in that mode sensor was calibrated.</w:t>
      </w:r>
      <w:r>
        <w:rPr>
          <w:rStyle w:val="st"/>
          <w:lang w:val="en-US"/>
        </w:rPr>
        <w:t xml:space="preserve"> This sensor was placed near IR camera of left eye, and only this eye responses are recorder during the experiment.</w:t>
      </w:r>
    </w:p>
    <w:p w14:paraId="34122D0E" w14:textId="3CEADC27" w:rsidR="007C534F" w:rsidRDefault="00CF0A22" w:rsidP="007C534F">
      <w:pPr>
        <w:pStyle w:val="Tre"/>
        <w:keepNext/>
        <w:jc w:val="center"/>
      </w:pPr>
      <w:r>
        <w:rPr>
          <w:noProof/>
        </w:rPr>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553" w:name="_Ref3287085"/>
      <w:bookmarkStart w:id="554"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553"/>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B66EAF">
        <w:fldChar w:fldCharType="begin"/>
      </w:r>
      <w:r w:rsidR="00B66EAF" w:rsidRPr="00B66EAF">
        <w:rPr>
          <w:lang w:val="en-US"/>
          <w:rPrChange w:id="555" w:author="MenosG" w:date="2019-04-15T19:52:00Z">
            <w:rPr/>
          </w:rPrChange>
        </w:rPr>
        <w:instrText xml:space="preserve"> HYPERLINK "https://bit.ly/2TH3hby" </w:instrText>
      </w:r>
      <w:r w:rsidR="00B66EAF">
        <w:fldChar w:fldCharType="separate"/>
      </w:r>
      <w:r w:rsidR="00CF0A22" w:rsidRPr="00BA28EC">
        <w:rPr>
          <w:rStyle w:val="Hyperlink"/>
          <w:lang w:val="en-US"/>
        </w:rPr>
        <w:t>https://bit.ly/2TH3hby</w:t>
      </w:r>
      <w:r w:rsidR="00B66EAF">
        <w:rPr>
          <w:rStyle w:val="Hyperlink"/>
          <w:lang w:val="en-US"/>
        </w:rPr>
        <w:fldChar w:fldCharType="end"/>
      </w:r>
      <w:bookmarkEnd w:id="554"/>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4B6A3EBE"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changes of pupil in time the </w:t>
      </w:r>
      <w:del w:id="556" w:author="MenosG" w:date="2019-05-06T21:15:00Z">
        <w:r w:rsidDel="005029D6">
          <w:rPr>
            <w:rStyle w:val="Hyperlink2"/>
            <w:color w:val="auto"/>
          </w:rPr>
          <w:delText>PupilLab</w:delText>
        </w:r>
      </w:del>
      <w:ins w:id="557" w:author="MenosG" w:date="2019-05-06T21:15:00Z">
        <w:r w:rsidR="005029D6">
          <w:rPr>
            <w:rStyle w:val="Hyperlink2"/>
            <w:color w:val="auto"/>
          </w:rPr>
          <w:t>Pupil Lab</w:t>
        </w:r>
      </w:ins>
      <w:r>
        <w:rPr>
          <w:rStyle w:val="Hyperlink2"/>
          <w:color w:val="auto"/>
        </w:rPr>
        <w:t xml:space="preserve"> method was used, as default for the hardware</w:t>
      </w:r>
      <w:r w:rsidR="00880554">
        <w:rPr>
          <w:rStyle w:val="Hyperlink2"/>
          <w:color w:val="auto"/>
        </w:rPr>
        <w:t xml:space="preserve">. </w:t>
      </w:r>
      <w:commentRangeStart w:id="558"/>
      <w:commentRangeStart w:id="559"/>
      <w:r w:rsidR="00943F29">
        <w:rPr>
          <w:rStyle w:val="Hyperlink2"/>
          <w:color w:val="auto"/>
        </w:rPr>
        <w:t xml:space="preserve">Detection method used in </w:t>
      </w:r>
      <w:r w:rsidR="00C81903">
        <w:rPr>
          <w:rStyle w:val="Hyperlink2"/>
          <w:color w:val="auto"/>
        </w:rPr>
        <w:t>software</w:t>
      </w:r>
      <w:r w:rsidR="00943F29">
        <w:rPr>
          <w:rStyle w:val="Hyperlink2"/>
          <w:color w:val="auto"/>
        </w:rPr>
        <w:t xml:space="preserve"> provided by </w:t>
      </w:r>
      <w:del w:id="560" w:author="MenosG" w:date="2019-05-06T21:15:00Z">
        <w:r w:rsidR="00943F29" w:rsidDel="005029D6">
          <w:rPr>
            <w:rStyle w:val="Hyperlink2"/>
            <w:color w:val="auto"/>
          </w:rPr>
          <w:delText>PupilLab</w:delText>
        </w:r>
      </w:del>
      <w:ins w:id="561" w:author="MenosG" w:date="2019-05-06T21:15:00Z">
        <w:r w:rsidR="005029D6">
          <w:rPr>
            <w:rStyle w:val="Hyperlink2"/>
            <w:color w:val="auto"/>
          </w:rPr>
          <w:t>Pupil Lab</w:t>
        </w:r>
      </w:ins>
      <w:r w:rsidR="00943F29">
        <w:rPr>
          <w:rStyle w:val="Hyperlink2"/>
          <w:color w:val="auto"/>
        </w:rPr>
        <w:t xml:space="preserve"> is consist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proofErr w:type="spellStart"/>
      <w:r w:rsidR="00C81903">
        <w:rPr>
          <w:rStyle w:val="Hyperlink2"/>
          <w:color w:val="auto"/>
        </w:rPr>
        <w:t>Haar</w:t>
      </w:r>
      <w:proofErr w:type="spellEnd"/>
      <w:r w:rsidR="00C81903">
        <w:rPr>
          <w:rStyle w:val="Hyperlink2"/>
          <w:color w:val="auto"/>
        </w:rPr>
        <w:t xml:space="preserve"> like feature the region of interest, the estimated region where pupil can be, is calculated, </w:t>
      </w:r>
      <w:r w:rsidR="00C81903" w:rsidRPr="00C81903">
        <w:rPr>
          <w:rStyle w:val="Hyperlink2"/>
          <w:color w:val="auto"/>
        </w:rPr>
        <w:t>significantly</w:t>
      </w:r>
      <w:r w:rsidR="00C81903">
        <w:rPr>
          <w:rStyle w:val="Hyperlink2"/>
          <w:color w:val="auto"/>
        </w:rPr>
        <w:t xml:space="preserve"> cut the unwanted pixels from source image. Region obtained </w:t>
      </w:r>
      <w:r w:rsidR="00F44861">
        <w:rPr>
          <w:rStyle w:val="Hyperlink2"/>
          <w:color w:val="auto"/>
        </w:rPr>
        <w:t xml:space="preserve">in previous step is filtered by Canny edge detector. For region of interest the histogram is </w:t>
      </w:r>
      <w:r w:rsidR="00270B81">
        <w:rPr>
          <w:rStyle w:val="Hyperlink2"/>
          <w:color w:val="auto"/>
        </w:rPr>
        <w:t>calculated,</w:t>
      </w:r>
      <w:r w:rsidR="00F44861">
        <w:rPr>
          <w:rStyle w:val="Hyperlink2"/>
          <w:color w:val="auto"/>
        </w:rPr>
        <w:t xml:space="preserve"> and “dark” region is defined by offset from lowest spike in histogram. All edges with spectral reflections and not in “dark” region are excluded. Remained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r w:rsidR="00F44861">
        <w:rPr>
          <w:rStyle w:val="Hyperlink2"/>
          <w:color w:val="auto"/>
        </w:rPr>
        <w:t xml:space="preserve"> based on criteria of curvature continuity. Finally, the ellipse is fitted using least square method and additional criteria like ellipse circumference.</w:t>
      </w:r>
      <w:commentRangeEnd w:id="558"/>
      <w:r w:rsidR="001B2662">
        <w:rPr>
          <w:rStyle w:val="CommentReference"/>
          <w:rFonts w:eastAsia="Times New Roman" w:cs="Times New Roman"/>
          <w:color w:val="auto"/>
          <w:bdr w:val="none" w:sz="0" w:space="0" w:color="auto"/>
          <w:lang w:val="pl-PL" w:eastAsia="pl-PL"/>
        </w:rPr>
        <w:commentReference w:id="558"/>
      </w:r>
      <w:commentRangeEnd w:id="559"/>
      <w:r w:rsidR="00FA15D2">
        <w:rPr>
          <w:rStyle w:val="CommentReference"/>
          <w:rFonts w:eastAsia="Times New Roman" w:cs="Times New Roman"/>
          <w:color w:val="auto"/>
          <w:bdr w:val="none" w:sz="0" w:space="0" w:color="auto"/>
          <w:lang w:val="pl-PL" w:eastAsia="pl-PL"/>
        </w:rPr>
        <w:commentReference w:id="559"/>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4ED3A238" w14:textId="036314FE" w:rsidR="00DE4F1B" w:rsidRPr="004C43D5" w:rsidRDefault="008A75A7" w:rsidP="007B78C9">
      <w:pPr>
        <w:pStyle w:val="Tre"/>
        <w:rPr>
          <w:rStyle w:val="Hyperlink2"/>
          <w:color w:val="5B9BD5" w:themeColor="accent1"/>
          <w:rPrChange w:id="562" w:author="MenosG" w:date="2019-05-18T15:08:00Z">
            <w:rPr>
              <w:rStyle w:val="Hyperlink2"/>
              <w:color w:val="5B9BD5" w:themeColor="accent1"/>
              <w:lang w:val="pl-PL"/>
            </w:rPr>
          </w:rPrChange>
        </w:rPr>
      </w:pPr>
      <w:commentRangeStart w:id="563"/>
      <w:proofErr w:type="spellStart"/>
      <w:ins w:id="564" w:author="Piotr Napieralski" w:date="2019-05-18T08:59:00Z">
        <w:r w:rsidRPr="004C43D5">
          <w:rPr>
            <w:rStyle w:val="Hyperlink2"/>
            <w:color w:val="5B9BD5" w:themeColor="accent1"/>
            <w:rPrChange w:id="565" w:author="MenosG" w:date="2019-05-18T15:08:00Z">
              <w:rPr>
                <w:rStyle w:val="Hyperlink2"/>
                <w:color w:val="5B9BD5" w:themeColor="accent1"/>
                <w:lang w:val="pl-PL"/>
              </w:rPr>
            </w:rPrChange>
          </w:rPr>
          <w:lastRenderedPageBreak/>
          <w:t>Opis</w:t>
        </w:r>
        <w:proofErr w:type="spellEnd"/>
        <w:r w:rsidRPr="004C43D5">
          <w:rPr>
            <w:rStyle w:val="Hyperlink2"/>
            <w:color w:val="5B9BD5" w:themeColor="accent1"/>
            <w:rPrChange w:id="566"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7" w:author="MenosG" w:date="2019-05-18T15:08:00Z">
              <w:rPr>
                <w:rStyle w:val="Hyperlink2"/>
                <w:color w:val="5B9BD5" w:themeColor="accent1"/>
                <w:lang w:val="pl-PL"/>
              </w:rPr>
            </w:rPrChange>
          </w:rPr>
          <w:t>implementacji</w:t>
        </w:r>
        <w:proofErr w:type="spellEnd"/>
        <w:r w:rsidRPr="004C43D5">
          <w:rPr>
            <w:rStyle w:val="Hyperlink2"/>
            <w:color w:val="5B9BD5" w:themeColor="accent1"/>
            <w:rPrChange w:id="568"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9" w:author="MenosG" w:date="2019-05-18T15:08:00Z">
              <w:rPr>
                <w:rStyle w:val="Hyperlink2"/>
                <w:color w:val="5B9BD5" w:themeColor="accent1"/>
                <w:lang w:val="pl-PL"/>
              </w:rPr>
            </w:rPrChange>
          </w:rPr>
          <w:t>Pampeluny</w:t>
        </w:r>
      </w:ins>
      <w:commentRangeEnd w:id="563"/>
      <w:proofErr w:type="spellEnd"/>
      <w:r w:rsidR="002E7A36">
        <w:rPr>
          <w:rStyle w:val="CommentReference"/>
          <w:rFonts w:eastAsia="Times New Roman" w:cs="Times New Roman"/>
          <w:color w:val="auto"/>
          <w:bdr w:val="none" w:sz="0" w:space="0" w:color="auto"/>
          <w:lang w:val="pl-PL" w:eastAsia="pl-PL"/>
        </w:rPr>
        <w:commentReference w:id="563"/>
      </w:r>
    </w:p>
    <w:p w14:paraId="044ED512" w14:textId="5F50CE5B" w:rsidR="00CF0A22" w:rsidRPr="004C43D5" w:rsidRDefault="00CF0A22" w:rsidP="007B78C9">
      <w:pPr>
        <w:pStyle w:val="Tre"/>
        <w:rPr>
          <w:rStyle w:val="Hyperlink2"/>
          <w:color w:val="5B9BD5" w:themeColor="accent1"/>
          <w:rPrChange w:id="570" w:author="MenosG" w:date="2019-05-18T15:08:00Z">
            <w:rPr>
              <w:rStyle w:val="Hyperlink2"/>
              <w:color w:val="5B9BD5" w:themeColor="accent1"/>
              <w:lang w:val="pl-PL"/>
            </w:rPr>
          </w:rPrChange>
        </w:rPr>
      </w:pPr>
    </w:p>
    <w:p w14:paraId="3A096974" w14:textId="161F4C4D" w:rsidR="00CF0A22" w:rsidRPr="004C43D5" w:rsidRDefault="00CF0A22" w:rsidP="007B78C9">
      <w:pPr>
        <w:pStyle w:val="Tre"/>
        <w:rPr>
          <w:rStyle w:val="Hyperlink2"/>
          <w:color w:val="5B9BD5" w:themeColor="accent1"/>
          <w:rPrChange w:id="571" w:author="MenosG" w:date="2019-05-18T15:08:00Z">
            <w:rPr>
              <w:rStyle w:val="Hyperlink2"/>
              <w:color w:val="5B9BD5" w:themeColor="accent1"/>
              <w:lang w:val="pl-PL"/>
            </w:rPr>
          </w:rPrChange>
        </w:rPr>
      </w:pPr>
    </w:p>
    <w:p w14:paraId="49BEF28D" w14:textId="77777777" w:rsidR="00CF0A22" w:rsidRPr="004C43D5" w:rsidRDefault="00CF0A22" w:rsidP="007B78C9">
      <w:pPr>
        <w:pStyle w:val="Tre"/>
        <w:rPr>
          <w:rStyle w:val="Hyperlink2"/>
          <w:color w:val="5B9BD5" w:themeColor="accent1"/>
          <w:rPrChange w:id="572" w:author="MenosG" w:date="2019-05-18T15:08:00Z">
            <w:rPr>
              <w:rStyle w:val="Hyperlink2"/>
              <w:color w:val="5B9BD5" w:themeColor="accent1"/>
              <w:lang w:val="pl-PL"/>
            </w:rPr>
          </w:rPrChange>
        </w:rPr>
      </w:pPr>
    </w:p>
    <w:p w14:paraId="4BE2D456" w14:textId="1CD4E9AC" w:rsidR="00943F29" w:rsidRPr="00880554" w:rsidDel="002E7A36" w:rsidRDefault="00880554">
      <w:pPr>
        <w:pStyle w:val="Tre"/>
        <w:rPr>
          <w:del w:id="573" w:author="MenosG" w:date="2019-05-19T09:27:00Z"/>
          <w:rStyle w:val="Hyperlink2"/>
          <w:color w:val="5B9BD5" w:themeColor="accent1"/>
        </w:rPr>
      </w:pPr>
      <w:del w:id="574" w:author="MenosG" w:date="2019-05-19T09:27:00Z">
        <w:r w:rsidRPr="00880554" w:rsidDel="002E7A36">
          <w:rPr>
            <w:rStyle w:val="Hyperlink2"/>
            <w:color w:val="auto"/>
          </w:rPr>
          <w:delText>To proper compare result g</w:delText>
        </w:r>
        <w:r w:rsidDel="002E7A36">
          <w:rPr>
            <w:rStyle w:val="Hyperlink2"/>
            <w:color w:val="auto"/>
          </w:rPr>
          <w:delText xml:space="preserve">athered by </w:delText>
        </w:r>
        <w:r w:rsidR="001B3592" w:rsidDel="002E7A36">
          <w:rPr>
            <w:rStyle w:val="Hyperlink2"/>
            <w:color w:val="auto"/>
          </w:rPr>
          <w:delText xml:space="preserve">both eye tracker and light sensor and </w:delText>
        </w:r>
        <w:r w:rsidR="007B53D7" w:rsidDel="002E7A36">
          <w:rPr>
            <w:rStyle w:val="Hyperlink2"/>
            <w:color w:val="auto"/>
          </w:rPr>
          <w:delText>real-life</w:delText>
        </w:r>
        <w:r w:rsidR="001B3592" w:rsidDel="002E7A36">
          <w:rPr>
            <w:rStyle w:val="Hyperlink2"/>
            <w:color w:val="auto"/>
          </w:rPr>
          <w:delText xml:space="preserve"> scenarios </w:delText>
        </w:r>
        <w:r w:rsidDel="002E7A36">
          <w:rPr>
            <w:rStyle w:val="Hyperlink2"/>
            <w:color w:val="auto"/>
          </w:rPr>
          <w:delText xml:space="preserve">the </w:delText>
        </w:r>
      </w:del>
      <w:del w:id="575" w:author="MenosG" w:date="2019-04-15T21:35:00Z">
        <w:r w:rsidDel="001B2662">
          <w:rPr>
            <w:rStyle w:val="Hyperlink2"/>
            <w:color w:val="auto"/>
          </w:rPr>
          <w:delText xml:space="preserve">Pampelona </w:delText>
        </w:r>
      </w:del>
      <w:del w:id="576" w:author="MenosG" w:date="2019-05-19T09:27:00Z">
        <w:r w:rsidDel="002E7A36">
          <w:rPr>
            <w:rStyle w:val="Hyperlink2"/>
            <w:color w:val="auto"/>
          </w:rPr>
          <w:delText>PLR Model was used</w:delText>
        </w:r>
        <w:r w:rsidR="008036DF" w:rsidDel="002E7A36">
          <w:rPr>
            <w:rStyle w:val="Hyperlink2"/>
            <w:color w:val="auto"/>
          </w:rPr>
          <w:delText xml:space="preserve"> [cytowanie pampelona]</w:delText>
        </w:r>
        <w:r w:rsidDel="002E7A36">
          <w:rPr>
            <w:rStyle w:val="Hyperlink2"/>
            <w:color w:val="auto"/>
          </w:rPr>
          <w:delText xml:space="preserve">. </w:delText>
        </w:r>
        <w:r w:rsidR="001B3592" w:rsidDel="002E7A36">
          <w:rPr>
            <w:rStyle w:val="Hyperlink2"/>
            <w:color w:val="auto"/>
          </w:rPr>
          <w:delText xml:space="preserve">This model is able to describe changes of individual pupil on specific light conditions. Despite the fact that Pampelona is based on Moon and Spencer’s function and not the newest </w:delText>
        </w:r>
        <w:r w:rsidR="001B3592" w:rsidRPr="001B3592" w:rsidDel="002E7A36">
          <w:rPr>
            <w:rStyle w:val="Hyperlink2"/>
            <w:color w:val="auto"/>
          </w:rPr>
          <w:delText>Wattson and Yellot</w:delText>
        </w:r>
        <w:r w:rsidR="001B3592" w:rsidDel="002E7A36">
          <w:rPr>
            <w:rStyle w:val="Hyperlink2"/>
            <w:color w:val="auto"/>
          </w:rPr>
          <w:delText>, the literature shows that this method gives very high correlation</w:delText>
        </w:r>
        <w:r w:rsidR="008036DF" w:rsidDel="002E7A36">
          <w:rPr>
            <w:rStyle w:val="Hyperlink2"/>
            <w:color w:val="auto"/>
          </w:rPr>
          <w:delText xml:space="preserve"> with real life scenarios with mean error lesser than 10%.</w:delText>
        </w:r>
      </w:del>
    </w:p>
    <w:p w14:paraId="15605BD9" w14:textId="1704697E" w:rsidR="001B3592" w:rsidDel="008A75A7" w:rsidRDefault="001B3592">
      <w:pPr>
        <w:pStyle w:val="Tre"/>
        <w:rPr>
          <w:del w:id="577" w:author="Piotr Napieralski" w:date="2019-05-18T08:59:00Z"/>
        </w:rPr>
        <w:pPrChange w:id="578" w:author="Piotr Napieralski" w:date="2019-05-18T08:59:00Z">
          <w:pPr>
            <w:pStyle w:val="Tre"/>
            <w:keepNext/>
          </w:pPr>
        </w:pPrChange>
      </w:pPr>
      <w:del w:id="579" w:author="Piotr Napieralski" w:date="2019-05-18T08:59:00Z">
        <w:r w:rsidDel="008A75A7">
          <w:rPr>
            <w:noProof/>
          </w:rPr>
          <w:drawing>
            <wp:inline distT="0" distB="0" distL="0" distR="0" wp14:anchorId="06C2C4CC" wp14:editId="49C6E836">
              <wp:extent cx="5761355"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del>
    </w:p>
    <w:p w14:paraId="7D5BF110" w14:textId="25B87E86" w:rsidR="00943F29" w:rsidRPr="00880554" w:rsidDel="008A75A7" w:rsidRDefault="001B3592">
      <w:pPr>
        <w:pStyle w:val="Tre"/>
        <w:rPr>
          <w:del w:id="580" w:author="Piotr Napieralski" w:date="2019-05-18T08:59:00Z"/>
          <w:rStyle w:val="Hyperlink2"/>
          <w:color w:val="5B9BD5" w:themeColor="accent1"/>
        </w:rPr>
        <w:pPrChange w:id="581" w:author="Piotr Napieralski" w:date="2019-05-18T08:59:00Z">
          <w:pPr>
            <w:pStyle w:val="Caption"/>
          </w:pPr>
        </w:pPrChange>
      </w:pPr>
      <w:bookmarkStart w:id="582" w:name="_Ref5023987"/>
      <w:del w:id="583" w:author="Piotr Napieralski" w:date="2019-05-18T08:59:00Z">
        <w:r w:rsidRPr="007B53D7" w:rsidDel="008A75A7">
          <w:delText xml:space="preserve">Figure </w:delText>
        </w:r>
        <w:r w:rsidDel="008A75A7">
          <w:fldChar w:fldCharType="begin"/>
        </w:r>
        <w:r w:rsidRPr="007B53D7" w:rsidDel="008A75A7">
          <w:delInstrText xml:space="preserve"> SEQ Figure \* ARABIC </w:delInstrText>
        </w:r>
        <w:r w:rsidDel="008A75A7">
          <w:fldChar w:fldCharType="separate"/>
        </w:r>
        <w:r w:rsidRPr="007B53D7" w:rsidDel="008A75A7">
          <w:rPr>
            <w:noProof/>
          </w:rPr>
          <w:delText>15</w:delText>
        </w:r>
        <w:r w:rsidDel="008A75A7">
          <w:fldChar w:fldCharType="end"/>
        </w:r>
        <w:bookmarkEnd w:id="582"/>
        <w:r w:rsidRPr="007B53D7" w:rsidDel="008A75A7">
          <w:delText xml:space="preserve">. Equation for </w:delText>
        </w:r>
      </w:del>
      <w:ins w:id="584" w:author="MenosG" w:date="2019-04-15T21:35:00Z">
        <w:del w:id="585" w:author="Piotr Napieralski" w:date="2019-05-18T08:59:00Z">
          <w:r w:rsidR="001B2662" w:rsidDel="008A75A7">
            <w:rPr>
              <w:rStyle w:val="Hyperlink2"/>
            </w:rPr>
            <w:delText>Pamplona</w:delText>
          </w:r>
          <w:r w:rsidR="001B2662" w:rsidRPr="007B53D7" w:rsidDel="008A75A7">
            <w:delText xml:space="preserve"> </w:delText>
          </w:r>
        </w:del>
      </w:ins>
      <w:del w:id="586" w:author="Piotr Napieralski" w:date="2019-05-18T08:59:00Z">
        <w:r w:rsidRPr="007B53D7" w:rsidDel="008A75A7">
          <w:delText>Pampelona</w:delText>
        </w:r>
      </w:del>
    </w:p>
    <w:p w14:paraId="57A43E3A" w14:textId="31DAA409" w:rsidR="00943F29" w:rsidRPr="00880554" w:rsidDel="008A75A7" w:rsidRDefault="00943F29">
      <w:pPr>
        <w:pStyle w:val="Tre"/>
        <w:rPr>
          <w:del w:id="587" w:author="Piotr Napieralski" w:date="2019-05-18T08:59:00Z"/>
          <w:rStyle w:val="Hyperlink2"/>
          <w:rFonts w:cs="Times New Roman"/>
          <w:color w:val="5B9BD5" w:themeColor="accent1"/>
          <w:bdr w:val="none" w:sz="0" w:space="0" w:color="auto"/>
          <w:lang w:eastAsia="pl-PL"/>
        </w:rPr>
      </w:pPr>
    </w:p>
    <w:p w14:paraId="56F0D163" w14:textId="398F14AC" w:rsidR="0086438A" w:rsidDel="008A75A7" w:rsidRDefault="00D57869">
      <w:pPr>
        <w:pStyle w:val="Tre"/>
        <w:rPr>
          <w:del w:id="588" w:author="Piotr Napieralski" w:date="2019-05-18T08:59:00Z"/>
          <w:rStyle w:val="Hyperlink2"/>
          <w:rFonts w:cs="Times New Roman"/>
          <w:color w:val="auto"/>
          <w:bdr w:val="none" w:sz="0" w:space="0" w:color="auto"/>
          <w:lang w:eastAsia="pl-PL"/>
        </w:rPr>
      </w:pPr>
      <w:del w:id="589" w:author="Piotr Napieralski" w:date="2019-05-18T08:59:00Z">
        <w:r w:rsidDel="008A75A7">
          <w:rPr>
            <w:rStyle w:val="Hyperlink2"/>
            <w:rFonts w:cs="Times New Roman"/>
            <w:color w:val="auto"/>
          </w:rPr>
          <w:delText xml:space="preserve">Idea of this model is to </w:delText>
        </w:r>
        <w:r w:rsidR="00AF5547" w:rsidDel="008A75A7">
          <w:rPr>
            <w:rStyle w:val="Hyperlink2"/>
            <w:rFonts w:cs="Times New Roman"/>
            <w:color w:val="auto"/>
          </w:rPr>
          <w:delText>cooperate Moon</w:delText>
        </w:r>
        <w:r w:rsidDel="008A75A7">
          <w:rPr>
            <w:rStyle w:val="Hyperlink2"/>
            <w:rFonts w:cs="Times New Roman"/>
            <w:color w:val="auto"/>
          </w:rPr>
          <w:delText xml:space="preserve"> and Spencer equation</w:delText>
        </w:r>
        <w:r w:rsidR="00AF5547" w:rsidDel="008A75A7">
          <w:rPr>
            <w:rStyle w:val="Hyperlink2"/>
            <w:rFonts w:cs="Times New Roman"/>
            <w:color w:val="auto"/>
          </w:rPr>
          <w:delText>, described in previous pages,</w:delText>
        </w:r>
        <w:r w:rsidDel="008A75A7">
          <w:rPr>
            <w:rStyle w:val="Hyperlink2"/>
            <w:rFonts w:cs="Times New Roman"/>
            <w:color w:val="auto"/>
          </w:rPr>
          <w:delText xml:space="preserve"> for equilibrium pupil state</w:delText>
        </w:r>
        <w:r w:rsidR="00AF5547" w:rsidDel="008A75A7">
          <w:rPr>
            <w:rStyle w:val="Hyperlink2"/>
            <w:rFonts w:cs="Times New Roman"/>
            <w:color w:val="auto"/>
          </w:rPr>
          <w:delText>,</w:delText>
        </w:r>
        <w:r w:rsidDel="008A75A7">
          <w:rPr>
            <w:rStyle w:val="Hyperlink2"/>
            <w:rFonts w:cs="Times New Roman"/>
            <w:color w:val="auto"/>
          </w:rPr>
          <w:delText xml:space="preserve"> and </w:delText>
        </w:r>
        <w:r w:rsidR="00AF5547" w:rsidRPr="00AF5547" w:rsidDel="008A75A7">
          <w:rPr>
            <w:rStyle w:val="Hyperlink2"/>
            <w:rFonts w:cs="Times New Roman"/>
            <w:color w:val="auto"/>
          </w:rPr>
          <w:delText>Longtin</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and</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Milton’s</w:delText>
        </w:r>
        <w:r w:rsidR="00AF5547" w:rsidDel="008A75A7">
          <w:rPr>
            <w:rStyle w:val="Hyperlink2"/>
            <w:rFonts w:cs="Times New Roman"/>
            <w:color w:val="auto"/>
          </w:rPr>
          <w:delText xml:space="preserve"> time dependent pupil size model. </w:delText>
        </w:r>
        <w:r w:rsidR="007B53D7" w:rsidDel="008A75A7">
          <w:rPr>
            <w:rStyle w:val="Hyperlink2"/>
            <w:color w:val="auto"/>
          </w:rPr>
          <w:delText>Given equation</w:delText>
        </w:r>
        <w:r w:rsidR="00AF5547" w:rsidDel="008A75A7">
          <w:rPr>
            <w:rStyle w:val="Hyperlink2"/>
            <w:color w:val="auto"/>
          </w:rPr>
          <w:delText xml:space="preserve"> </w:delText>
        </w:r>
        <w:r w:rsidR="00AF5547" w:rsidDel="008A75A7">
          <w:rPr>
            <w:rStyle w:val="Hyperlink2"/>
          </w:rPr>
          <w:fldChar w:fldCharType="begin"/>
        </w:r>
        <w:r w:rsidR="00AF5547" w:rsidDel="008A75A7">
          <w:rPr>
            <w:rStyle w:val="Hyperlink2"/>
            <w:color w:val="auto"/>
          </w:rPr>
          <w:delInstrText xml:space="preserve"> REF _Ref5023987 \h </w:delInstrText>
        </w:r>
        <w:r w:rsidR="00AF5547" w:rsidDel="008A75A7">
          <w:rPr>
            <w:rStyle w:val="Hyperlink2"/>
          </w:rPr>
        </w:r>
        <w:r w:rsidR="00AF5547" w:rsidDel="008A75A7">
          <w:rPr>
            <w:rStyle w:val="Hyperlink2"/>
          </w:rPr>
          <w:fldChar w:fldCharType="separate"/>
        </w:r>
        <w:r w:rsidR="00AF5547" w:rsidRPr="007B53D7" w:rsidDel="008A75A7">
          <w:delText xml:space="preserve">Figure </w:delText>
        </w:r>
        <w:r w:rsidR="00AF5547" w:rsidRPr="007B53D7" w:rsidDel="008A75A7">
          <w:rPr>
            <w:noProof/>
          </w:rPr>
          <w:delText>15</w:delText>
        </w:r>
        <w:r w:rsidR="00AF5547" w:rsidDel="008A75A7">
          <w:rPr>
            <w:rStyle w:val="Hyperlink2"/>
          </w:rPr>
          <w:fldChar w:fldCharType="end"/>
        </w:r>
        <w:r w:rsidR="00AF5547" w:rsidDel="008A75A7">
          <w:rPr>
            <w:rStyle w:val="Hyperlink2"/>
            <w:color w:val="auto"/>
          </w:rPr>
          <w:delText xml:space="preserve"> </w:delText>
        </w:r>
        <w:r w:rsidR="007B53D7" w:rsidDel="008A75A7">
          <w:rPr>
            <w:rStyle w:val="Hyperlink2"/>
            <w:color w:val="auto"/>
          </w:rPr>
          <w:delText xml:space="preserve"> describes the behavior of dynamic changes of pupil in response to light where the pupillary latency, time delay between the instant in </w:delText>
        </w:r>
        <w:r w:rsidR="00DD2AA8" w:rsidDel="008A75A7">
          <w:rPr>
            <w:rStyle w:val="Hyperlink2"/>
            <w:color w:val="auto"/>
          </w:rPr>
          <w:delText>which</w:delText>
        </w:r>
        <w:r w:rsidR="007B53D7" w:rsidDel="008A75A7">
          <w:rPr>
            <w:rStyle w:val="Hyperlink2"/>
            <w:color w:val="auto"/>
          </w:rPr>
          <w:delText xml:space="preserve"> the light pulse reaches the retina and the beginning of iridial reaction</w:delText>
        </w:r>
        <w:r w:rsidR="00DD2AA8" w:rsidDel="008A75A7">
          <w:rPr>
            <w:rStyle w:val="Hyperlink2"/>
            <w:color w:val="auto"/>
          </w:rPr>
          <w:delText xml:space="preserve">, </w:delText>
        </w:r>
        <w:r w:rsidDel="008A75A7">
          <w:rPr>
            <w:rStyle w:val="Hyperlink2"/>
            <w:color w:val="auto"/>
          </w:rPr>
          <w:delText xml:space="preserve">is given by </w:delText>
        </w:r>
        <w:r w:rsidDel="008A75A7">
          <w:rPr>
            <w:rStyle w:val="Hyperlink2"/>
            <w:rFonts w:cs="Times New Roman"/>
            <w:color w:val="auto"/>
          </w:rPr>
          <w:delText>τ and time t</w:delText>
        </w:r>
        <w:r w:rsidR="0086438A" w:rsidDel="008A75A7">
          <w:rPr>
            <w:rStyle w:val="Hyperlink2"/>
            <w:rFonts w:cs="Times New Roman"/>
            <w:color w:val="auto"/>
          </w:rPr>
          <w:delText>. Parameter</w:delText>
        </w:r>
        <w:r w:rsidR="00AF5547" w:rsidDel="008A75A7">
          <w:rPr>
            <w:rStyle w:val="Hyperlink2"/>
            <w:rFonts w:cs="Times New Roman"/>
            <w:color w:val="auto"/>
          </w:rPr>
          <w:delText xml:space="preserve"> D describes the pupil diameter in millimeters</w:delText>
        </w:r>
        <w:r w:rsidR="0086438A" w:rsidDel="008A75A7">
          <w:rPr>
            <w:rStyle w:val="Hyperlink2"/>
            <w:rFonts w:cs="Times New Roman"/>
            <w:color w:val="auto"/>
          </w:rPr>
          <w:delText xml:space="preserve">, which is the output of solved equation.  </w:delText>
        </w:r>
      </w:del>
    </w:p>
    <w:p w14:paraId="126AA75F" w14:textId="4118EEF7" w:rsidR="00D0574E" w:rsidRPr="007B53D7" w:rsidDel="008A75A7" w:rsidRDefault="00D0574E">
      <w:pPr>
        <w:pStyle w:val="Tre"/>
        <w:rPr>
          <w:del w:id="590" w:author="Piotr Napieralski" w:date="2019-05-18T08:59:00Z"/>
          <w:rStyle w:val="Hyperlink2"/>
          <w:color w:val="auto"/>
        </w:rPr>
      </w:pPr>
    </w:p>
    <w:p w14:paraId="1B13F10B" w14:textId="76ECD583" w:rsidR="007B53D7" w:rsidRPr="0011735C" w:rsidDel="008A75A7" w:rsidRDefault="0086438A">
      <w:pPr>
        <w:pStyle w:val="Tre"/>
        <w:rPr>
          <w:del w:id="591" w:author="Piotr Napieralski" w:date="2019-05-18T08:59:00Z"/>
          <w:rStyle w:val="Hyperlink2"/>
          <w:rFonts w:cs="Times New Roman"/>
          <w:color w:val="auto"/>
          <w:bdr w:val="none" w:sz="0" w:space="0" w:color="auto"/>
          <w:lang w:eastAsia="pl-PL"/>
        </w:rPr>
      </w:pPr>
      <w:del w:id="592" w:author="Piotr Napieralski" w:date="2019-05-18T08:59:00Z">
        <w:r w:rsidRPr="0011735C" w:rsidDel="008A75A7">
          <w:rPr>
            <w:rStyle w:val="Hyperlink2"/>
            <w:color w:val="auto"/>
          </w:rPr>
          <w:delText>Experiment</w:delText>
        </w:r>
      </w:del>
    </w:p>
    <w:p w14:paraId="4A529C74" w14:textId="6EB205EA" w:rsidR="00C37132" w:rsidRPr="004C43D5" w:rsidDel="008A75A7" w:rsidRDefault="00C37132">
      <w:pPr>
        <w:pStyle w:val="Tre"/>
        <w:rPr>
          <w:del w:id="593" w:author="Piotr Napieralski" w:date="2019-05-18T08:59:00Z"/>
          <w:rStyle w:val="Hyperlink2"/>
          <w:rFonts w:cs="Times New Roman"/>
          <w:color w:val="auto"/>
          <w:bdr w:val="none" w:sz="0" w:space="0" w:color="auto"/>
          <w:lang w:eastAsia="pl-PL"/>
          <w:rPrChange w:id="594" w:author="MenosG" w:date="2019-05-18T15:08:00Z">
            <w:rPr>
              <w:del w:id="595" w:author="Piotr Napieralski" w:date="2019-05-18T08:59:00Z"/>
              <w:rStyle w:val="Hyperlink2"/>
              <w:rFonts w:cs="Times New Roman"/>
              <w:color w:val="auto"/>
              <w:bdr w:val="none" w:sz="0" w:space="0" w:color="auto"/>
              <w:lang w:val="pl-PL" w:eastAsia="pl-PL"/>
            </w:rPr>
          </w:rPrChange>
        </w:rPr>
      </w:pPr>
      <w:del w:id="596" w:author="Piotr Napieralski" w:date="2019-05-18T08:59:00Z">
        <w:r w:rsidRPr="00C37132" w:rsidDel="008A75A7">
          <w:rPr>
            <w:rStyle w:val="Hyperlink2"/>
            <w:color w:val="auto"/>
          </w:rPr>
          <w:delText>In experiment various scenarios w</w:delText>
        </w:r>
        <w:r w:rsidDel="008A75A7">
          <w:rPr>
            <w:rStyle w:val="Hyperlink2"/>
            <w:color w:val="auto"/>
          </w:rPr>
          <w:delText xml:space="preserve">as tested. In each of them the </w:delText>
        </w:r>
        <w:r w:rsidRPr="00C37132" w:rsidDel="008A75A7">
          <w:rPr>
            <w:rStyle w:val="Hyperlink2"/>
            <w:color w:val="auto"/>
          </w:rPr>
          <w:delText>person on whom the experiment is carried out</w:delText>
        </w:r>
        <w:r w:rsidDel="008A75A7">
          <w:rPr>
            <w:rStyle w:val="Hyperlink2"/>
            <w:color w:val="auto"/>
          </w:rPr>
          <w:delText xml:space="preserve"> was asked to</w:delText>
        </w:r>
        <w:r w:rsidR="00F37EF6" w:rsidDel="008A75A7">
          <w:rPr>
            <w:rStyle w:val="Hyperlink2"/>
            <w:color w:val="auto"/>
          </w:rPr>
          <w:delText xml:space="preserve"> always look forward, with free to move their head, without </w:delText>
        </w:r>
        <w:r w:rsidR="00F37EF6" w:rsidRPr="00F37EF6" w:rsidDel="008A75A7">
          <w:rPr>
            <w:rStyle w:val="Hyperlink2"/>
            <w:color w:val="auto"/>
          </w:rPr>
          <w:delText>squinting</w:delText>
        </w:r>
        <w:r w:rsidR="00F37EF6" w:rsidDel="008A75A7">
          <w:rPr>
            <w:rStyle w:val="Hyperlink2"/>
            <w:color w:val="auto"/>
          </w:rPr>
          <w:delText xml:space="preserve"> eyes to ensure that both eye-tracker and light detector will </w:delText>
        </w:r>
        <w:r w:rsidR="006774F6" w:rsidDel="008A75A7">
          <w:rPr>
            <w:rStyle w:val="Hyperlink2"/>
            <w:color w:val="auto"/>
          </w:rPr>
          <w:delText>give</w:delText>
        </w:r>
        <w:r w:rsidR="00F37EF6" w:rsidDel="008A75A7">
          <w:rPr>
            <w:rStyle w:val="Hyperlink2"/>
            <w:color w:val="auto"/>
          </w:rPr>
          <w:delText xml:space="preserve"> best results. </w:delText>
        </w:r>
        <w:r w:rsidR="006774F6" w:rsidDel="008A75A7">
          <w:rPr>
            <w:rStyle w:val="Hyperlink2"/>
            <w:color w:val="auto"/>
          </w:rPr>
          <w:delText>Presented below figures shows deviation that can be treated as non-light triggered changes.</w:delText>
        </w:r>
        <w:r w:rsidR="00AF3DC7" w:rsidDel="008A75A7">
          <w:rPr>
            <w:rStyle w:val="Hyperlink2"/>
            <w:color w:val="auto"/>
          </w:rPr>
          <w:delText xml:space="preserve"> </w:delText>
        </w:r>
        <w:r w:rsidR="0025785D" w:rsidRPr="004C43D5" w:rsidDel="008A75A7">
          <w:rPr>
            <w:rStyle w:val="Hyperlink2"/>
            <w:rPrChange w:id="597" w:author="MenosG" w:date="2019-05-18T15:08:00Z">
              <w:rPr>
                <w:rStyle w:val="Hyperlink2"/>
                <w:lang w:val="pl-PL"/>
              </w:rPr>
            </w:rPrChange>
          </w:rPr>
          <w:delText>&lt;</w:delText>
        </w:r>
        <w:r w:rsidR="00AF3DC7" w:rsidRPr="004C43D5" w:rsidDel="008A75A7">
          <w:rPr>
            <w:rStyle w:val="Hyperlink2"/>
            <w:rPrChange w:id="598" w:author="MenosG" w:date="2019-05-18T15:08:00Z">
              <w:rPr>
                <w:rStyle w:val="Hyperlink2"/>
                <w:lang w:val="pl-PL"/>
              </w:rPr>
            </w:rPrChange>
          </w:rPr>
          <w:delText>Opisac kilka eksperymentow</w:delText>
        </w:r>
        <w:r w:rsidR="0025785D" w:rsidRPr="004C43D5" w:rsidDel="008A75A7">
          <w:rPr>
            <w:rStyle w:val="Hyperlink2"/>
            <w:rPrChange w:id="599" w:author="MenosG" w:date="2019-05-18T15:08:00Z">
              <w:rPr>
                <w:rStyle w:val="Hyperlink2"/>
                <w:lang w:val="pl-PL"/>
              </w:rPr>
            </w:rPrChange>
          </w:rPr>
          <w:delText>&gt;</w:delText>
        </w:r>
      </w:del>
    </w:p>
    <w:p w14:paraId="72D81566" w14:textId="3E99DDB7" w:rsidR="006774F6" w:rsidRPr="004C43D5" w:rsidDel="008A75A7" w:rsidRDefault="006774F6">
      <w:pPr>
        <w:pStyle w:val="Tre"/>
        <w:rPr>
          <w:del w:id="600" w:author="Piotr Napieralski" w:date="2019-05-18T08:59:00Z"/>
          <w:rStyle w:val="Hyperlink2"/>
          <w:rFonts w:cs="Times New Roman"/>
          <w:color w:val="auto"/>
          <w:bdr w:val="none" w:sz="0" w:space="0" w:color="auto"/>
          <w:lang w:eastAsia="pl-PL"/>
          <w:rPrChange w:id="601" w:author="MenosG" w:date="2019-05-18T15:08:00Z">
            <w:rPr>
              <w:del w:id="602" w:author="Piotr Napieralski" w:date="2019-05-18T08:59:00Z"/>
              <w:rStyle w:val="Hyperlink2"/>
              <w:rFonts w:cs="Times New Roman"/>
              <w:color w:val="auto"/>
              <w:bdr w:val="none" w:sz="0" w:space="0" w:color="auto"/>
              <w:lang w:val="pl-PL" w:eastAsia="pl-PL"/>
            </w:rPr>
          </w:rPrChange>
        </w:rPr>
      </w:pPr>
    </w:p>
    <w:p w14:paraId="05F510CC" w14:textId="6ACE7461" w:rsidR="006774F6" w:rsidRPr="004C43D5" w:rsidRDefault="006774F6" w:rsidP="008A75A7">
      <w:pPr>
        <w:pStyle w:val="Tre"/>
        <w:rPr>
          <w:rStyle w:val="Hyperlink2"/>
          <w:color w:val="auto"/>
          <w:rPrChange w:id="603" w:author="MenosG" w:date="2019-05-18T15:08:00Z">
            <w:rPr>
              <w:rStyle w:val="Hyperlink2"/>
              <w:rFonts w:cs="Times New Roman"/>
              <w:color w:val="auto"/>
              <w:bdr w:val="none" w:sz="0" w:space="0" w:color="auto"/>
              <w:lang w:val="pl-PL" w:eastAsia="pl-PL"/>
            </w:rPr>
          </w:rPrChange>
        </w:rPr>
      </w:pPr>
      <w:del w:id="604" w:author="Piotr Napieralski" w:date="2019-05-18T08:59:00Z">
        <w:r w:rsidRPr="004C43D5" w:rsidDel="008A75A7">
          <w:rPr>
            <w:rStyle w:val="Hyperlink2"/>
            <w:color w:val="auto"/>
            <w:rPrChange w:id="605" w:author="MenosG" w:date="2019-05-18T15:08:00Z">
              <w:rPr>
                <w:rStyle w:val="Hyperlink2"/>
                <w:color w:val="auto"/>
                <w:lang w:val="pl-PL"/>
              </w:rPr>
            </w:rPrChange>
          </w:rPr>
          <w:delText>&lt;Mam kodziks od Pampelony musze wygenerowac obrazki&gt;</w:delText>
        </w:r>
      </w:del>
    </w:p>
    <w:p w14:paraId="32912255" w14:textId="74058DE8" w:rsidR="0086438A" w:rsidDel="002E7A36" w:rsidRDefault="0086438A" w:rsidP="007B78C9">
      <w:pPr>
        <w:pStyle w:val="Tre"/>
        <w:rPr>
          <w:del w:id="606" w:author="MenosG" w:date="2019-05-19T09:24:00Z"/>
          <w:rStyle w:val="Hyperlink2"/>
          <w:color w:val="5B9BD5" w:themeColor="accent1"/>
        </w:rPr>
      </w:pPr>
    </w:p>
    <w:p w14:paraId="77904995" w14:textId="54E796C2" w:rsidR="002E7A36" w:rsidRPr="00CF0A22" w:rsidRDefault="002E7A36" w:rsidP="002E7A36">
      <w:pPr>
        <w:pStyle w:val="Heading1"/>
        <w:rPr>
          <w:ins w:id="607" w:author="MenosG" w:date="2019-05-19T09:24:00Z"/>
          <w:lang w:val="en-US"/>
        </w:rPr>
      </w:pPr>
      <w:ins w:id="608" w:author="MenosG" w:date="2019-05-19T09:25:00Z">
        <w:r>
          <w:rPr>
            <w:rStyle w:val="Hyperlink2"/>
          </w:rPr>
          <w:t xml:space="preserve"> EXPERIMENT</w:t>
        </w:r>
      </w:ins>
    </w:p>
    <w:p w14:paraId="14220115" w14:textId="77777777" w:rsidR="002E7A36" w:rsidRPr="004C43D5" w:rsidRDefault="002E7A36" w:rsidP="007B78C9">
      <w:pPr>
        <w:pStyle w:val="Tre"/>
        <w:rPr>
          <w:ins w:id="609" w:author="MenosG" w:date="2019-05-19T09:24:00Z"/>
          <w:rStyle w:val="Hyperlink2"/>
          <w:color w:val="5B9BD5" w:themeColor="accent1"/>
          <w:rPrChange w:id="610" w:author="MenosG" w:date="2019-05-18T15:08:00Z">
            <w:rPr>
              <w:ins w:id="611" w:author="MenosG" w:date="2019-05-19T09:24:00Z"/>
              <w:rStyle w:val="Hyperlink2"/>
              <w:rFonts w:eastAsiaTheme="majorEastAsia" w:cstheme="majorBidi"/>
              <w:b/>
              <w:color w:val="5B9BD5" w:themeColor="accent1"/>
              <w:sz w:val="24"/>
              <w:szCs w:val="32"/>
              <w:u w:val="single"/>
              <w:bdr w:val="none" w:sz="0" w:space="0" w:color="auto"/>
              <w:lang w:val="pl-PL" w:eastAsia="pl-PL"/>
            </w:rPr>
          </w:rPrChange>
        </w:rPr>
      </w:pPr>
    </w:p>
    <w:p w14:paraId="1E1D0BD6" w14:textId="5B5BD394" w:rsidR="002E7A36" w:rsidRDefault="002E7A36" w:rsidP="007B78C9">
      <w:pPr>
        <w:pStyle w:val="Tre"/>
        <w:rPr>
          <w:ins w:id="612" w:author="MenosG" w:date="2019-05-19T09:24:00Z"/>
          <w:rStyle w:val="Hyperlink2"/>
          <w:color w:val="5B9BD5" w:themeColor="accent1"/>
        </w:rPr>
      </w:pPr>
    </w:p>
    <w:p w14:paraId="54043ECD" w14:textId="77777777" w:rsidR="002E7A36" w:rsidRPr="0011735C" w:rsidRDefault="002E7A36" w:rsidP="002E7A36">
      <w:pPr>
        <w:pStyle w:val="Tre"/>
        <w:rPr>
          <w:moveTo w:id="613" w:author="MenosG" w:date="2019-05-19T09:24:00Z"/>
          <w:rStyle w:val="Hyperlink2"/>
          <w:color w:val="auto"/>
        </w:rPr>
      </w:pPr>
      <w:moveToRangeStart w:id="614" w:author="MenosG" w:date="2019-05-19T09:24:00Z" w:name="move9150294"/>
      <w:moveTo w:id="615" w:author="MenosG" w:date="2019-05-19T09:24:00Z">
        <w:r w:rsidRPr="0011735C">
          <w:rPr>
            <w:rStyle w:val="Hyperlink2"/>
            <w:color w:val="auto"/>
          </w:rPr>
          <w:t>Experiment</w:t>
        </w:r>
      </w:moveTo>
    </w:p>
    <w:p w14:paraId="41EA2473" w14:textId="3814AA6D" w:rsidR="002E7A36" w:rsidRPr="00D564BE" w:rsidRDefault="002E7A36" w:rsidP="002E7A36">
      <w:pPr>
        <w:pStyle w:val="Tre"/>
        <w:rPr>
          <w:moveTo w:id="616" w:author="MenosG" w:date="2019-05-19T09:24:00Z"/>
          <w:rStyle w:val="Hyperlink2"/>
          <w:color w:val="auto"/>
          <w:lang w:val="pl-PL"/>
          <w:rPrChange w:id="617" w:author="Filip Rynkiewicz" w:date="2019-05-22T11:56:00Z">
            <w:rPr>
              <w:moveTo w:id="618" w:author="MenosG" w:date="2019-05-19T09:24:00Z"/>
              <w:rStyle w:val="Hyperlink2"/>
              <w:color w:val="auto"/>
              <w:lang w:val="pl-PL"/>
            </w:rPr>
          </w:rPrChange>
        </w:rPr>
      </w:pPr>
      <w:moveTo w:id="619" w:author="MenosG" w:date="2019-05-19T09:24:00Z">
        <w:r w:rsidRPr="00C37132">
          <w:rPr>
            <w:rStyle w:val="Hyperlink2"/>
            <w:color w:val="auto"/>
          </w:rPr>
          <w:t>In experiment various scenarios w</w:t>
        </w:r>
        <w:r>
          <w:rPr>
            <w:rStyle w:val="Hyperlink2"/>
            <w:color w:val="auto"/>
          </w:rPr>
          <w:t xml:space="preserve">as tested. In each of them the </w:t>
        </w:r>
        <w:r w:rsidRPr="00C37132">
          <w:rPr>
            <w:rStyle w:val="Hyperlink2"/>
            <w:color w:val="auto"/>
          </w:rPr>
          <w:t>person on whom the experiment is carried out</w:t>
        </w:r>
        <w:r>
          <w:rPr>
            <w:rStyle w:val="Hyperlink2"/>
            <w:color w:val="auto"/>
          </w:rPr>
          <w:t xml:space="preserve"> was asked to always look forward, with free to move their head, without </w:t>
        </w:r>
        <w:r w:rsidRPr="00F37EF6">
          <w:rPr>
            <w:rStyle w:val="Hyperlink2"/>
            <w:color w:val="auto"/>
          </w:rPr>
          <w:t>squinting</w:t>
        </w:r>
        <w:r>
          <w:rPr>
            <w:rStyle w:val="Hyperlink2"/>
            <w:color w:val="auto"/>
          </w:rPr>
          <w:t xml:space="preserve"> eyes to ensure that both eye-tracker and light detector will give best results. Presented below figures shows deviation that can be treated as non-light triggered changes. </w:t>
        </w:r>
        <w:r w:rsidRPr="00D564BE">
          <w:rPr>
            <w:rStyle w:val="Hyperlink2"/>
            <w:color w:val="auto"/>
            <w:lang w:val="pl-PL"/>
            <w:rPrChange w:id="620" w:author="Filip Rynkiewicz" w:date="2019-05-22T11:56:00Z">
              <w:rPr>
                <w:rStyle w:val="Hyperlink2"/>
                <w:color w:val="auto"/>
                <w:lang w:val="pl-PL"/>
              </w:rPr>
            </w:rPrChange>
          </w:rPr>
          <w:t>&lt;</w:t>
        </w:r>
        <w:proofErr w:type="spellStart"/>
        <w:r w:rsidRPr="00D564BE">
          <w:rPr>
            <w:rStyle w:val="Hyperlink2"/>
            <w:color w:val="auto"/>
            <w:lang w:val="pl-PL"/>
            <w:rPrChange w:id="621" w:author="Filip Rynkiewicz" w:date="2019-05-22T11:56:00Z">
              <w:rPr>
                <w:rStyle w:val="Hyperlink2"/>
                <w:color w:val="auto"/>
                <w:lang w:val="pl-PL"/>
              </w:rPr>
            </w:rPrChange>
          </w:rPr>
          <w:t>Opisac</w:t>
        </w:r>
        <w:proofErr w:type="spellEnd"/>
        <w:r w:rsidRPr="00D564BE">
          <w:rPr>
            <w:rStyle w:val="Hyperlink2"/>
            <w:color w:val="auto"/>
            <w:lang w:val="pl-PL"/>
            <w:rPrChange w:id="622" w:author="Filip Rynkiewicz" w:date="2019-05-22T11:56:00Z">
              <w:rPr>
                <w:rStyle w:val="Hyperlink2"/>
                <w:color w:val="auto"/>
                <w:lang w:val="pl-PL"/>
              </w:rPr>
            </w:rPrChange>
          </w:rPr>
          <w:t xml:space="preserve"> kilka </w:t>
        </w:r>
        <w:proofErr w:type="spellStart"/>
        <w:r w:rsidRPr="00D564BE">
          <w:rPr>
            <w:rStyle w:val="Hyperlink2"/>
            <w:color w:val="auto"/>
            <w:lang w:val="pl-PL"/>
            <w:rPrChange w:id="623" w:author="Filip Rynkiewicz" w:date="2019-05-22T11:56:00Z">
              <w:rPr>
                <w:rStyle w:val="Hyperlink2"/>
                <w:color w:val="auto"/>
                <w:lang w:val="pl-PL"/>
              </w:rPr>
            </w:rPrChange>
          </w:rPr>
          <w:t>eksperymentow</w:t>
        </w:r>
        <w:proofErr w:type="spellEnd"/>
        <w:r w:rsidRPr="00D564BE">
          <w:rPr>
            <w:rStyle w:val="Hyperlink2"/>
            <w:color w:val="auto"/>
            <w:lang w:val="pl-PL"/>
            <w:rPrChange w:id="624" w:author="Filip Rynkiewicz" w:date="2019-05-22T11:56:00Z">
              <w:rPr>
                <w:rStyle w:val="Hyperlink2"/>
                <w:color w:val="auto"/>
                <w:lang w:val="pl-PL"/>
              </w:rPr>
            </w:rPrChange>
          </w:rPr>
          <w:t>&gt;</w:t>
        </w:r>
      </w:moveTo>
    </w:p>
    <w:p w14:paraId="4E8531C8" w14:textId="77777777" w:rsidR="002E7A36" w:rsidRPr="00D564BE" w:rsidRDefault="002E7A36" w:rsidP="002E7A36">
      <w:pPr>
        <w:pStyle w:val="Tre"/>
        <w:rPr>
          <w:moveTo w:id="625" w:author="MenosG" w:date="2019-05-19T09:24:00Z"/>
          <w:rStyle w:val="Hyperlink2"/>
          <w:color w:val="auto"/>
          <w:lang w:val="pl-PL"/>
          <w:rPrChange w:id="626" w:author="Filip Rynkiewicz" w:date="2019-05-22T11:56:00Z">
            <w:rPr>
              <w:moveTo w:id="627" w:author="MenosG" w:date="2019-05-19T09:24:00Z"/>
              <w:rStyle w:val="Hyperlink2"/>
              <w:color w:val="auto"/>
              <w:lang w:val="pl-PL"/>
            </w:rPr>
          </w:rPrChange>
        </w:rPr>
      </w:pPr>
    </w:p>
    <w:p w14:paraId="66D3B5F9" w14:textId="38AC1F4F" w:rsidR="002E7A36" w:rsidRDefault="002E7A36" w:rsidP="002E7A36">
      <w:pPr>
        <w:pStyle w:val="Tre"/>
        <w:rPr>
          <w:ins w:id="628" w:author="Filip Rynkiewicz" w:date="2019-05-21T13:13:00Z"/>
          <w:rStyle w:val="Hyperlink2"/>
          <w:color w:val="auto"/>
          <w:lang w:val="pl-PL"/>
        </w:rPr>
      </w:pPr>
      <w:moveTo w:id="629" w:author="MenosG" w:date="2019-05-19T09:24:00Z">
        <w:r w:rsidRPr="006774F6">
          <w:rPr>
            <w:rStyle w:val="Hyperlink2"/>
            <w:color w:val="auto"/>
            <w:lang w:val="pl-PL"/>
          </w:rPr>
          <w:t xml:space="preserve">&lt;Mam </w:t>
        </w:r>
        <w:proofErr w:type="spellStart"/>
        <w:r w:rsidRPr="006774F6">
          <w:rPr>
            <w:rStyle w:val="Hyperlink2"/>
            <w:color w:val="auto"/>
            <w:lang w:val="pl-PL"/>
          </w:rPr>
          <w:t>kodziks</w:t>
        </w:r>
        <w:proofErr w:type="spellEnd"/>
        <w:r w:rsidRPr="006774F6">
          <w:rPr>
            <w:rStyle w:val="Hyperlink2"/>
            <w:color w:val="auto"/>
            <w:lang w:val="pl-PL"/>
          </w:rPr>
          <w:t xml:space="preserve"> od </w:t>
        </w:r>
        <w:proofErr w:type="spellStart"/>
        <w:r w:rsidRPr="006774F6">
          <w:rPr>
            <w:rStyle w:val="Hyperlink2"/>
            <w:color w:val="auto"/>
            <w:lang w:val="pl-PL"/>
          </w:rPr>
          <w:t>Pampelony</w:t>
        </w:r>
        <w:proofErr w:type="spellEnd"/>
        <w:r w:rsidRPr="006774F6">
          <w:rPr>
            <w:rStyle w:val="Hyperlink2"/>
            <w:color w:val="auto"/>
            <w:lang w:val="pl-PL"/>
          </w:rPr>
          <w:t xml:space="preserve"> m</w:t>
        </w:r>
        <w:r>
          <w:rPr>
            <w:rStyle w:val="Hyperlink2"/>
            <w:color w:val="auto"/>
            <w:lang w:val="pl-PL"/>
          </w:rPr>
          <w:t xml:space="preserve">usze </w:t>
        </w:r>
        <w:proofErr w:type="spellStart"/>
        <w:r>
          <w:rPr>
            <w:rStyle w:val="Hyperlink2"/>
            <w:color w:val="auto"/>
            <w:lang w:val="pl-PL"/>
          </w:rPr>
          <w:t>wygenerowac</w:t>
        </w:r>
        <w:proofErr w:type="spellEnd"/>
        <w:r>
          <w:rPr>
            <w:rStyle w:val="Hyperlink2"/>
            <w:color w:val="auto"/>
            <w:lang w:val="pl-PL"/>
          </w:rPr>
          <w:t xml:space="preserve"> obrazki&gt;</w:t>
        </w:r>
      </w:moveTo>
    </w:p>
    <w:p w14:paraId="3E39E3F4" w14:textId="5073758B" w:rsidR="001E57D6" w:rsidRDefault="001E57D6" w:rsidP="002E7A36">
      <w:pPr>
        <w:pStyle w:val="Tre"/>
        <w:rPr>
          <w:ins w:id="630" w:author="Filip Rynkiewicz" w:date="2019-05-21T13:14:00Z"/>
          <w:rStyle w:val="Hyperlink2"/>
          <w:color w:val="auto"/>
          <w:lang w:val="pl-PL"/>
        </w:rPr>
      </w:pPr>
    </w:p>
    <w:p w14:paraId="7633A3F7" w14:textId="6A4A7D66" w:rsidR="001E57D6" w:rsidRPr="001E57D6" w:rsidRDefault="00165D4F" w:rsidP="001E57D6">
      <w:pPr>
        <w:pStyle w:val="Heading1"/>
        <w:rPr>
          <w:ins w:id="631" w:author="Filip Rynkiewicz" w:date="2019-05-21T13:14:00Z"/>
          <w:sz w:val="28"/>
          <w:lang w:val="en-US"/>
          <w:rPrChange w:id="632" w:author="Filip Rynkiewicz" w:date="2019-05-21T13:14:00Z">
            <w:rPr>
              <w:ins w:id="633" w:author="Filip Rynkiewicz" w:date="2019-05-21T13:14:00Z"/>
              <w:lang w:val="en-US"/>
            </w:rPr>
          </w:rPrChange>
        </w:rPr>
      </w:pPr>
      <w:ins w:id="634" w:author="Filip Rynkiewicz" w:date="2019-05-22T11:17:00Z">
        <w:r w:rsidRPr="001E57D6">
          <w:rPr>
            <w:rStyle w:val="Hyperlink2"/>
            <w:sz w:val="28"/>
          </w:rPr>
          <w:t>Comparison</w:t>
        </w:r>
      </w:ins>
      <w:ins w:id="635" w:author="Filip Rynkiewicz" w:date="2019-05-21T13:14:00Z">
        <w:r w:rsidR="001E57D6" w:rsidRPr="001E57D6">
          <w:rPr>
            <w:rStyle w:val="Hyperlink2"/>
            <w:sz w:val="28"/>
            <w:rPrChange w:id="636" w:author="Filip Rynkiewicz" w:date="2019-05-21T13:14:00Z">
              <w:rPr>
                <w:rStyle w:val="Hyperlink2"/>
              </w:rPr>
            </w:rPrChange>
          </w:rPr>
          <w:t xml:space="preserve"> of data and model</w:t>
        </w:r>
      </w:ins>
    </w:p>
    <w:p w14:paraId="4D6593FB" w14:textId="54658F07" w:rsidR="00D564BE" w:rsidRDefault="00911707" w:rsidP="002E7A36">
      <w:pPr>
        <w:pStyle w:val="Tre"/>
        <w:rPr>
          <w:ins w:id="637" w:author="Filip Rynkiewicz" w:date="2019-05-22T11:56:00Z"/>
          <w:rStyle w:val="Hyperlink2"/>
          <w:color w:val="auto"/>
        </w:rPr>
      </w:pPr>
      <w:ins w:id="638" w:author="Filip Rynkiewicz" w:date="2019-05-22T11:05:00Z">
        <w:r>
          <w:rPr>
            <w:rStyle w:val="Hyperlink2"/>
            <w:color w:val="auto"/>
          </w:rPr>
          <w:t>In [</w:t>
        </w:r>
        <w:commentRangeStart w:id="639"/>
        <w:commentRangeStart w:id="640"/>
        <w:r>
          <w:rPr>
            <w:rStyle w:val="Hyperlink2"/>
            <w:color w:val="auto"/>
          </w:rPr>
          <w:t>1</w:t>
        </w:r>
        <w:commentRangeEnd w:id="639"/>
        <w:r>
          <w:rPr>
            <w:rStyle w:val="CommentReference"/>
            <w:rFonts w:eastAsia="Times New Roman" w:cs="Times New Roman"/>
            <w:color w:val="auto"/>
            <w:bdr w:val="none" w:sz="0" w:space="0" w:color="auto"/>
            <w:lang w:val="pl-PL" w:eastAsia="pl-PL"/>
          </w:rPr>
          <w:commentReference w:id="639"/>
        </w:r>
      </w:ins>
      <w:commentRangeEnd w:id="640"/>
      <w:ins w:id="641" w:author="Filip Rynkiewicz" w:date="2019-05-22T11:07:00Z">
        <w:r>
          <w:rPr>
            <w:rStyle w:val="Hyperlink2"/>
            <w:color w:val="auto"/>
          </w:rPr>
          <w:t>,2</w:t>
        </w:r>
        <w:r>
          <w:rPr>
            <w:rStyle w:val="CommentReference"/>
            <w:rFonts w:eastAsia="Times New Roman" w:cs="Times New Roman"/>
            <w:color w:val="auto"/>
            <w:bdr w:val="none" w:sz="0" w:space="0" w:color="auto"/>
            <w:lang w:val="pl-PL" w:eastAsia="pl-PL"/>
          </w:rPr>
          <w:commentReference w:id="640"/>
        </w:r>
      </w:ins>
      <w:ins w:id="642" w:author="Filip Rynkiewicz" w:date="2019-05-22T11:05:00Z">
        <w:r>
          <w:rPr>
            <w:rStyle w:val="Hyperlink2"/>
            <w:color w:val="auto"/>
          </w:rPr>
          <w:t>]</w:t>
        </w:r>
      </w:ins>
      <w:ins w:id="643" w:author="Filip Rynkiewicz" w:date="2019-05-22T11:13:00Z">
        <w:r>
          <w:rPr>
            <w:rStyle w:val="Hyperlink2"/>
            <w:color w:val="auto"/>
          </w:rPr>
          <w:t xml:space="preserve"> the </w:t>
        </w:r>
      </w:ins>
      <w:ins w:id="644" w:author="Filip Rynkiewicz" w:date="2019-05-22T11:44:00Z">
        <w:r w:rsidR="00905F2B">
          <w:rPr>
            <w:rStyle w:val="Hyperlink2"/>
            <w:color w:val="auto"/>
          </w:rPr>
          <w:t>cross-correlation</w:t>
        </w:r>
      </w:ins>
      <w:ins w:id="645" w:author="Filip Rynkiewicz" w:date="2019-05-22T11:13:00Z">
        <w:r>
          <w:rPr>
            <w:rStyle w:val="Hyperlink2"/>
            <w:color w:val="auto"/>
          </w:rPr>
          <w:t xml:space="preserve"> technique has been shown as</w:t>
        </w:r>
        <w:r w:rsidR="00165D4F">
          <w:rPr>
            <w:rStyle w:val="Hyperlink2"/>
            <w:color w:val="auto"/>
          </w:rPr>
          <w:t xml:space="preserve"> one of possible way to compare </w:t>
        </w:r>
      </w:ins>
      <w:ins w:id="646" w:author="Filip Rynkiewicz" w:date="2019-05-22T11:15:00Z">
        <w:r w:rsidR="00165D4F">
          <w:rPr>
            <w:rStyle w:val="Hyperlink2"/>
            <w:color w:val="auto"/>
          </w:rPr>
          <w:t>data gathered in conducted experiment and the modelled one.</w:t>
        </w:r>
      </w:ins>
      <w:ins w:id="647" w:author="Filip Rynkiewicz" w:date="2019-05-22T11:56:00Z">
        <w:r w:rsidR="00D564BE">
          <w:rPr>
            <w:rStyle w:val="Hyperlink2"/>
            <w:color w:val="auto"/>
          </w:rPr>
          <w:t xml:space="preserve"> </w:t>
        </w:r>
      </w:ins>
      <w:ins w:id="648" w:author="Filip Rynkiewicz" w:date="2019-05-22T12:14:00Z">
        <w:r w:rsidR="00481EFF">
          <w:rPr>
            <w:rStyle w:val="Hyperlink2"/>
            <w:color w:val="auto"/>
          </w:rPr>
          <w:t xml:space="preserve">Described it the &lt;equation </w:t>
        </w:r>
        <w:proofErr w:type="gramStart"/>
        <w:r w:rsidR="00481EFF">
          <w:rPr>
            <w:rStyle w:val="Hyperlink2"/>
            <w:color w:val="auto"/>
          </w:rPr>
          <w:t>ref  to</w:t>
        </w:r>
        <w:proofErr w:type="gramEnd"/>
        <w:r w:rsidR="00481EFF">
          <w:rPr>
            <w:rStyle w:val="Hyperlink2"/>
            <w:color w:val="auto"/>
          </w:rPr>
          <w:t xml:space="preserve"> norm </w:t>
        </w:r>
        <w:proofErr w:type="spellStart"/>
        <w:r w:rsidR="00481EFF">
          <w:rPr>
            <w:rStyle w:val="Hyperlink2"/>
            <w:color w:val="auto"/>
          </w:rPr>
          <w:t>xcross</w:t>
        </w:r>
        <w:proofErr w:type="spellEnd"/>
        <w:r w:rsidR="00481EFF">
          <w:rPr>
            <w:rStyle w:val="Hyperlink2"/>
            <w:color w:val="auto"/>
          </w:rPr>
          <w:t>&gt;</w:t>
        </w:r>
      </w:ins>
      <w:ins w:id="649" w:author="Filip Rynkiewicz" w:date="2019-05-22T12:15:00Z">
        <w:r w:rsidR="00481EFF">
          <w:rPr>
            <w:rStyle w:val="Hyperlink2"/>
            <w:color w:val="auto"/>
          </w:rPr>
          <w:t xml:space="preserve">, where  </w:t>
        </w:r>
      </w:ins>
      <w:ins w:id="650" w:author="Filip Rynkiewicz" w:date="2019-05-22T12:16:00Z">
        <w:r w:rsidR="00481EFF">
          <w:rPr>
            <w:rStyle w:val="Hyperlink2"/>
            <w:color w:val="auto"/>
          </w:rPr>
          <w:t xml:space="preserve">x[n] is the n point on the gathered real life data, and y[n] is the artificial generated signal. </w:t>
        </w:r>
      </w:ins>
      <w:ins w:id="651" w:author="Filip Rynkiewicz" w:date="2019-05-22T12:17:00Z">
        <w:r w:rsidR="00481EFF">
          <w:rPr>
            <w:rStyle w:val="Hyperlink2"/>
            <w:color w:val="auto"/>
          </w:rPr>
          <w:t>This equation returns values in rage -1 to 1, where</w:t>
        </w:r>
        <w:r w:rsidR="00F105EA">
          <w:rPr>
            <w:rStyle w:val="Hyperlink2"/>
            <w:color w:val="auto"/>
          </w:rPr>
          <w:t xml:space="preserve"> 1 means that signals are the same, </w:t>
        </w:r>
      </w:ins>
      <w:ins w:id="652" w:author="Filip Rynkiewicz" w:date="2019-05-22T12:18:00Z">
        <w:r w:rsidR="00F105EA">
          <w:rPr>
            <w:rStyle w:val="Hyperlink2"/>
            <w:color w:val="auto"/>
          </w:rPr>
          <w:t>and</w:t>
        </w:r>
      </w:ins>
      <w:ins w:id="653" w:author="Filip Rynkiewicz" w:date="2019-05-22T12:17:00Z">
        <w:r w:rsidR="00F105EA">
          <w:rPr>
            <w:rStyle w:val="Hyperlink2"/>
            <w:color w:val="auto"/>
          </w:rPr>
          <w:t xml:space="preserve"> -1 </w:t>
        </w:r>
      </w:ins>
      <w:ins w:id="654" w:author="Filip Rynkiewicz" w:date="2019-05-22T12:18:00Z">
        <w:r w:rsidR="00F105EA">
          <w:rPr>
            <w:rStyle w:val="Hyperlink2"/>
            <w:color w:val="auto"/>
          </w:rPr>
          <w:t>where signals are opposite.</w:t>
        </w:r>
      </w:ins>
      <w:bookmarkStart w:id="655" w:name="_GoBack"/>
      <w:bookmarkEnd w:id="655"/>
      <w:ins w:id="656" w:author="Filip Rynkiewicz" w:date="2019-05-22T12:11:00Z">
        <w:r w:rsidR="0055461E">
          <w:rPr>
            <w:noProof/>
          </w:rPr>
          <w:drawing>
            <wp:inline distT="0" distB="0" distL="0" distR="0" wp14:anchorId="77B6CC60" wp14:editId="3ACB872C">
              <wp:extent cx="52482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62075"/>
                      </a:xfrm>
                      <a:prstGeom prst="rect">
                        <a:avLst/>
                      </a:prstGeom>
                    </pic:spPr>
                  </pic:pic>
                </a:graphicData>
              </a:graphic>
            </wp:inline>
          </w:drawing>
        </w:r>
      </w:ins>
    </w:p>
    <w:p w14:paraId="6A0975B4" w14:textId="77777777" w:rsidR="00D564BE" w:rsidRDefault="00D564BE" w:rsidP="002E7A36">
      <w:pPr>
        <w:pStyle w:val="Tre"/>
        <w:rPr>
          <w:ins w:id="657" w:author="Filip Rynkiewicz" w:date="2019-05-22T11:56:00Z"/>
          <w:rStyle w:val="Hyperlink2"/>
          <w:color w:val="auto"/>
        </w:rPr>
      </w:pPr>
    </w:p>
    <w:p w14:paraId="6AF1FE7D" w14:textId="77777777" w:rsidR="00D564BE" w:rsidRDefault="00D564BE" w:rsidP="002E7A36">
      <w:pPr>
        <w:pStyle w:val="Tre"/>
        <w:rPr>
          <w:ins w:id="658" w:author="Filip Rynkiewicz" w:date="2019-05-22T11:56:00Z"/>
          <w:rStyle w:val="Hyperlink2"/>
          <w:color w:val="auto"/>
        </w:rPr>
      </w:pPr>
    </w:p>
    <w:p w14:paraId="4D165FD1" w14:textId="77777777" w:rsidR="00D564BE" w:rsidRDefault="00D564BE" w:rsidP="002E7A36">
      <w:pPr>
        <w:pStyle w:val="Tre"/>
        <w:rPr>
          <w:ins w:id="659" w:author="Filip Rynkiewicz" w:date="2019-05-22T11:56:00Z"/>
          <w:rStyle w:val="Hyperlink2"/>
          <w:color w:val="auto"/>
        </w:rPr>
      </w:pPr>
    </w:p>
    <w:p w14:paraId="52732251" w14:textId="2D0D660C" w:rsidR="001E57D6" w:rsidRDefault="00905F2B" w:rsidP="002E7A36">
      <w:pPr>
        <w:pStyle w:val="Tre"/>
        <w:rPr>
          <w:ins w:id="660" w:author="Filip Rynkiewicz" w:date="2019-05-22T11:14:00Z"/>
          <w:rStyle w:val="Hyperlink2"/>
          <w:color w:val="auto"/>
        </w:rPr>
      </w:pPr>
      <w:ins w:id="661" w:author="Filip Rynkiewicz" w:date="2019-05-22T11:47:00Z">
        <w:r>
          <w:rPr>
            <w:rStyle w:val="Hyperlink2"/>
            <w:color w:val="auto"/>
          </w:rPr>
          <w:t xml:space="preserve"> </w:t>
        </w:r>
      </w:ins>
    </w:p>
    <w:p w14:paraId="103CEA6A" w14:textId="78B31802" w:rsidR="00165D4F" w:rsidRDefault="00165D4F" w:rsidP="002E7A36">
      <w:pPr>
        <w:pStyle w:val="Tre"/>
        <w:rPr>
          <w:ins w:id="662" w:author="Filip Rynkiewicz" w:date="2019-05-22T11:14:00Z"/>
          <w:rStyle w:val="Hyperlink2"/>
          <w:color w:val="auto"/>
        </w:rPr>
      </w:pPr>
    </w:p>
    <w:p w14:paraId="09ACEE3B" w14:textId="77777777" w:rsidR="00165D4F" w:rsidRPr="001E57D6" w:rsidRDefault="00165D4F" w:rsidP="002E7A36">
      <w:pPr>
        <w:pStyle w:val="Tre"/>
        <w:rPr>
          <w:moveTo w:id="663" w:author="MenosG" w:date="2019-05-19T09:24:00Z"/>
          <w:rStyle w:val="Hyperlink2"/>
          <w:color w:val="auto"/>
          <w:rPrChange w:id="664" w:author="Filip Rynkiewicz" w:date="2019-05-21T13:14:00Z">
            <w:rPr>
              <w:moveTo w:id="665" w:author="MenosG" w:date="2019-05-19T09:24:00Z"/>
              <w:rStyle w:val="Hyperlink2"/>
              <w:color w:val="auto"/>
              <w:lang w:val="pl-PL"/>
            </w:rPr>
          </w:rPrChange>
        </w:rPr>
      </w:pPr>
    </w:p>
    <w:moveToRangeEnd w:id="614"/>
    <w:p w14:paraId="6CD0AF80" w14:textId="4F918AB9" w:rsidR="002E7A36" w:rsidRPr="001E57D6" w:rsidDel="001E57D6" w:rsidRDefault="002E7A36" w:rsidP="007B78C9">
      <w:pPr>
        <w:pStyle w:val="Tre"/>
        <w:rPr>
          <w:ins w:id="666" w:author="MenosG" w:date="2019-05-19T09:24:00Z"/>
          <w:del w:id="667" w:author="Filip Rynkiewicz" w:date="2019-05-21T13:14:00Z"/>
          <w:rStyle w:val="Hyperlink2"/>
          <w:color w:val="5B9BD5" w:themeColor="accent1"/>
        </w:rPr>
      </w:pPr>
    </w:p>
    <w:p w14:paraId="4E880A69" w14:textId="77777777" w:rsidR="002E7A36" w:rsidRPr="001E57D6" w:rsidRDefault="002E7A36" w:rsidP="007B78C9">
      <w:pPr>
        <w:pStyle w:val="Tre"/>
        <w:rPr>
          <w:rStyle w:val="Hyperlink2"/>
          <w:color w:val="5B9BD5" w:themeColor="accent1"/>
          <w:rPrChange w:id="668" w:author="Filip Rynkiewicz" w:date="2019-05-21T13:14:00Z">
            <w:rPr>
              <w:rStyle w:val="Hyperlink2"/>
              <w:rFonts w:cs="Times New Roman"/>
              <w:color w:val="5B9BD5" w:themeColor="accent1"/>
              <w:bdr w:val="none" w:sz="0" w:space="0" w:color="auto"/>
              <w:lang w:val="pl-PL" w:eastAsia="pl-PL"/>
            </w:rPr>
          </w:rPrChange>
        </w:rPr>
      </w:pPr>
    </w:p>
    <w:p w14:paraId="180EA868" w14:textId="7BDE4C63" w:rsidR="00DE4F1B" w:rsidRPr="00165D4F" w:rsidRDefault="00DE4F1B" w:rsidP="007B78C9">
      <w:pPr>
        <w:pStyle w:val="Tre"/>
        <w:rPr>
          <w:ins w:id="669" w:author="Filip Rynkiewicz" w:date="2019-05-21T13:13:00Z"/>
          <w:rStyle w:val="Hyperlink2"/>
          <w:color w:val="5B9BD5" w:themeColor="accent1"/>
          <w:rPrChange w:id="670" w:author="Filip Rynkiewicz" w:date="2019-05-22T11:13:00Z">
            <w:rPr>
              <w:ins w:id="671" w:author="Filip Rynkiewicz" w:date="2019-05-21T13:13:00Z"/>
              <w:rStyle w:val="Hyperlink2"/>
              <w:color w:val="5B9BD5" w:themeColor="accent1"/>
              <w:lang w:val="pl-PL"/>
            </w:rPr>
          </w:rPrChange>
        </w:rPr>
      </w:pPr>
      <w:commentRangeStart w:id="672"/>
      <w:r w:rsidRPr="00165D4F">
        <w:rPr>
          <w:rStyle w:val="Hyperlink2"/>
          <w:color w:val="5B9BD5" w:themeColor="accent1"/>
          <w:rPrChange w:id="673" w:author="Filip Rynkiewicz" w:date="2019-05-22T11:13:00Z">
            <w:rPr>
              <w:rStyle w:val="Hyperlink2"/>
              <w:color w:val="5B9BD5" w:themeColor="accent1"/>
              <w:lang w:val="pl-PL"/>
            </w:rPr>
          </w:rPrChange>
        </w:rPr>
        <w:t>METODA WYKRYWANIA WPŁYWU ŚWIATŁA</w:t>
      </w:r>
      <w:commentRangeEnd w:id="672"/>
      <w:r w:rsidR="002E7A36">
        <w:rPr>
          <w:rStyle w:val="CommentReference"/>
          <w:rFonts w:eastAsia="Times New Roman" w:cs="Times New Roman"/>
          <w:color w:val="auto"/>
          <w:bdr w:val="none" w:sz="0" w:space="0" w:color="auto"/>
          <w:lang w:val="pl-PL" w:eastAsia="pl-PL"/>
        </w:rPr>
        <w:commentReference w:id="672"/>
      </w:r>
    </w:p>
    <w:p w14:paraId="1A255AB8" w14:textId="77777777" w:rsidR="001E57D6" w:rsidRPr="001E57D6" w:rsidRDefault="001E57D6" w:rsidP="007B78C9">
      <w:pPr>
        <w:pStyle w:val="Tre"/>
        <w:rPr>
          <w:rStyle w:val="Hyperlink2"/>
          <w:color w:val="5B9BD5" w:themeColor="accent1"/>
          <w:rPrChange w:id="674" w:author="Filip Rynkiewicz" w:date="2019-05-21T13:13:00Z">
            <w:rPr>
              <w:rStyle w:val="Hyperlink2"/>
              <w:color w:val="5B9BD5" w:themeColor="accent1"/>
              <w:lang w:val="pl-PL"/>
            </w:rPr>
          </w:rPrChange>
        </w:rPr>
      </w:pPr>
    </w:p>
    <w:p w14:paraId="5D75EB4D" w14:textId="77777777" w:rsidR="002D388B" w:rsidRPr="001E57D6" w:rsidRDefault="002D388B" w:rsidP="007B78C9">
      <w:pPr>
        <w:pStyle w:val="Tre"/>
        <w:rPr>
          <w:rStyle w:val="Hyperlink2"/>
          <w:color w:val="5B9BD5" w:themeColor="accent1"/>
          <w:rPrChange w:id="675" w:author="Filip Rynkiewicz" w:date="2019-05-21T13:13:00Z">
            <w:rPr>
              <w:rStyle w:val="Hyperlink2"/>
              <w:color w:val="5B9BD5" w:themeColor="accent1"/>
              <w:lang w:val="pl-PL"/>
            </w:rPr>
          </w:rPrChange>
        </w:rPr>
      </w:pPr>
    </w:p>
    <w:p w14:paraId="3993E0BC" w14:textId="0B290894" w:rsidR="00DE4F1B" w:rsidRPr="001E57D6" w:rsidRDefault="00DE4F1B" w:rsidP="007B78C9">
      <w:pPr>
        <w:pStyle w:val="Tre"/>
        <w:rPr>
          <w:ins w:id="676" w:author="Piotr Napieralski" w:date="2019-05-18T09:04:00Z"/>
          <w:rStyle w:val="Hyperlink2"/>
          <w:color w:val="5B9BD5" w:themeColor="accent1"/>
          <w:rPrChange w:id="677" w:author="Filip Rynkiewicz" w:date="2019-05-21T13:13:00Z">
            <w:rPr>
              <w:ins w:id="678" w:author="Piotr Napieralski" w:date="2019-05-18T09:04:00Z"/>
              <w:rStyle w:val="Hyperlink2"/>
              <w:color w:val="5B9BD5" w:themeColor="accent1"/>
              <w:lang w:val="pl-PL"/>
            </w:rPr>
          </w:rPrChange>
        </w:rPr>
      </w:pPr>
    </w:p>
    <w:p w14:paraId="403AC100" w14:textId="707559F5" w:rsidR="008A75A7" w:rsidRDefault="008A75A7" w:rsidP="007B78C9">
      <w:pPr>
        <w:pStyle w:val="Tre"/>
        <w:rPr>
          <w:ins w:id="679" w:author="Piotr Napieralski" w:date="2019-05-18T09:04:00Z"/>
          <w:rStyle w:val="Hyperlink2"/>
          <w:color w:val="5B9BD5" w:themeColor="accent1"/>
          <w:lang w:val="pl-PL"/>
        </w:rPr>
      </w:pPr>
      <w:ins w:id="680" w:author="Piotr Napieralski" w:date="2019-05-18T09:04:00Z">
        <w:r>
          <w:rPr>
            <w:rStyle w:val="Hyperlink2"/>
            <w:color w:val="5B9BD5" w:themeColor="accent1"/>
            <w:lang w:val="pl-PL"/>
          </w:rPr>
          <w:t xml:space="preserve">Metoda porównanie wyników z fotometru z wynikami z modelu pampelumny, jak </w:t>
        </w:r>
        <w:proofErr w:type="gramStart"/>
        <w:r>
          <w:rPr>
            <w:rStyle w:val="Hyperlink2"/>
            <w:color w:val="5B9BD5" w:themeColor="accent1"/>
            <w:lang w:val="pl-PL"/>
          </w:rPr>
          <w:t>porównać ?</w:t>
        </w:r>
        <w:proofErr w:type="gramEnd"/>
      </w:ins>
    </w:p>
    <w:p w14:paraId="6108F414" w14:textId="064D5538" w:rsidR="008A75A7" w:rsidRDefault="008A75A7" w:rsidP="007B78C9">
      <w:pPr>
        <w:pStyle w:val="Tre"/>
        <w:rPr>
          <w:ins w:id="681" w:author="Piotr Napieralski" w:date="2019-05-18T09:10:00Z"/>
          <w:rStyle w:val="Hyperlink2"/>
          <w:color w:val="5B9BD5" w:themeColor="accent1"/>
          <w:lang w:val="pl-PL"/>
        </w:rPr>
      </w:pPr>
      <w:ins w:id="682" w:author="Piotr Napieralski" w:date="2019-05-18T09:04:00Z">
        <w:r>
          <w:rPr>
            <w:rStyle w:val="Hyperlink2"/>
            <w:color w:val="5B9BD5" w:themeColor="accent1"/>
            <w:lang w:val="pl-PL"/>
          </w:rPr>
          <w:t xml:space="preserve">i zdefiniujemy </w:t>
        </w:r>
      </w:ins>
      <w:ins w:id="683" w:author="Piotr Napieralski" w:date="2019-05-18T09:09:00Z">
        <w:r w:rsidR="00C33009">
          <w:rPr>
            <w:rStyle w:val="Hyperlink2"/>
            <w:color w:val="5B9BD5" w:themeColor="accent1"/>
            <w:lang w:val="pl-PL"/>
          </w:rPr>
          <w:t>sposób szacowania różnic pomiędzy funkcją pampeluny a funkcją pomiaru. Za</w:t>
        </w:r>
      </w:ins>
      <w:ins w:id="684" w:author="Piotr Napieralski" w:date="2019-05-18T09:10:00Z">
        <w:r w:rsidR="00C33009">
          <w:rPr>
            <w:rStyle w:val="Hyperlink2"/>
            <w:color w:val="5B9BD5" w:themeColor="accent1"/>
            <w:lang w:val="pl-PL"/>
          </w:rPr>
          <w:t>kładamy że jak punkt pomiarowy różni się o 10 % to mamy do czynieia z czynnikiem innym niż swiatło.</w:t>
        </w:r>
      </w:ins>
    </w:p>
    <w:p w14:paraId="5FCB06AE" w14:textId="0ACC2A0A" w:rsidR="00C33009" w:rsidRDefault="00C33009" w:rsidP="007B78C9">
      <w:pPr>
        <w:pStyle w:val="Tre"/>
        <w:rPr>
          <w:ins w:id="685" w:author="Piotr Napieralski" w:date="2019-05-18T09:11:00Z"/>
          <w:rStyle w:val="Hyperlink2"/>
          <w:color w:val="5B9BD5" w:themeColor="accent1"/>
          <w:lang w:val="pl-PL"/>
        </w:rPr>
      </w:pPr>
    </w:p>
    <w:p w14:paraId="55757987" w14:textId="4CA0F9C5" w:rsidR="00C33009" w:rsidRDefault="00C33009" w:rsidP="007B78C9">
      <w:pPr>
        <w:pStyle w:val="Tre"/>
        <w:rPr>
          <w:ins w:id="686" w:author="Piotr Napieralski" w:date="2019-05-18T09:11:00Z"/>
          <w:rStyle w:val="Hyperlink2"/>
          <w:color w:val="5B9BD5" w:themeColor="accent1"/>
          <w:lang w:val="pl-PL"/>
        </w:rPr>
      </w:pPr>
      <w:ins w:id="687" w:author="Piotr Napieralski" w:date="2019-05-18T09:11:00Z">
        <w:r>
          <w:rPr>
            <w:rStyle w:val="Hyperlink2"/>
            <w:color w:val="5B9BD5" w:themeColor="accent1"/>
            <w:lang w:val="pl-PL"/>
          </w:rPr>
          <w:t xml:space="preserve">Sposób takiego wykrywania fajnie by znaleźć w jakiś publikacjach ???? ale te publikacje nie muszą dotyczyć oka i światła. </w:t>
        </w:r>
      </w:ins>
    </w:p>
    <w:p w14:paraId="569AE99C" w14:textId="1000E6DB" w:rsidR="00C33009" w:rsidRDefault="00C33009" w:rsidP="007B78C9">
      <w:pPr>
        <w:pStyle w:val="Tre"/>
        <w:rPr>
          <w:ins w:id="688" w:author="Piotr Napieralski" w:date="2019-05-18T09:11:00Z"/>
          <w:rStyle w:val="Hyperlink2"/>
          <w:color w:val="5B9BD5" w:themeColor="accent1"/>
          <w:lang w:val="pl-PL"/>
        </w:rPr>
      </w:pPr>
    </w:p>
    <w:p w14:paraId="0DA52997" w14:textId="49CF9229" w:rsidR="00C33009" w:rsidRDefault="00C33009" w:rsidP="007B78C9">
      <w:pPr>
        <w:pStyle w:val="Tre"/>
        <w:rPr>
          <w:ins w:id="689" w:author="Piotr Napieralski" w:date="2019-05-18T09:14:00Z"/>
          <w:rStyle w:val="Hyperlink2"/>
          <w:color w:val="5B9BD5" w:themeColor="accent1"/>
          <w:lang w:val="pl-PL"/>
        </w:rPr>
      </w:pPr>
      <w:ins w:id="690" w:author="Piotr Napieralski" w:date="2019-05-18T09:11:00Z">
        <w:r>
          <w:rPr>
            <w:rStyle w:val="Hyperlink2"/>
            <w:color w:val="5B9BD5" w:themeColor="accent1"/>
            <w:lang w:val="pl-PL"/>
          </w:rPr>
          <w:t xml:space="preserve">Jak się sprawdza dokładność moedelu. </w:t>
        </w:r>
      </w:ins>
    </w:p>
    <w:p w14:paraId="3B270A28" w14:textId="63BD8382" w:rsidR="00C33009" w:rsidRDefault="00C33009" w:rsidP="007B78C9">
      <w:pPr>
        <w:pStyle w:val="Tre"/>
        <w:rPr>
          <w:ins w:id="691" w:author="Piotr Napieralski" w:date="2019-05-18T09:14:00Z"/>
          <w:rStyle w:val="Hyperlink2"/>
          <w:color w:val="5B9BD5" w:themeColor="accent1"/>
          <w:lang w:val="pl-PL"/>
        </w:rPr>
      </w:pPr>
    </w:p>
    <w:p w14:paraId="786B1067" w14:textId="374A482E" w:rsidR="00C33009" w:rsidRDefault="00C33009" w:rsidP="007B78C9">
      <w:pPr>
        <w:pStyle w:val="Tre"/>
        <w:rPr>
          <w:ins w:id="692" w:author="MenosG" w:date="2019-05-19T09:26:00Z"/>
          <w:rStyle w:val="Hyperlink2"/>
          <w:color w:val="5B9BD5" w:themeColor="accent1"/>
        </w:rPr>
      </w:pPr>
      <w:proofErr w:type="spellStart"/>
      <w:ins w:id="693" w:author="Piotr Napieralski" w:date="2019-05-18T09:14:00Z">
        <w:r w:rsidRPr="004C43D5">
          <w:rPr>
            <w:rStyle w:val="Hyperlink2"/>
            <w:color w:val="5B9BD5" w:themeColor="accent1"/>
            <w:rPrChange w:id="694" w:author="MenosG" w:date="2019-05-18T15:08:00Z">
              <w:rPr>
                <w:rStyle w:val="Hyperlink2"/>
                <w:color w:val="5B9BD5" w:themeColor="accent1"/>
                <w:lang w:val="pl-PL"/>
              </w:rPr>
            </w:rPrChange>
          </w:rPr>
          <w:t>Tutaj</w:t>
        </w:r>
        <w:proofErr w:type="spellEnd"/>
        <w:r w:rsidRPr="004C43D5">
          <w:rPr>
            <w:rStyle w:val="Hyperlink2"/>
            <w:color w:val="5B9BD5" w:themeColor="accent1"/>
            <w:rPrChange w:id="695"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696" w:author="MenosG" w:date="2019-05-18T15:08:00Z">
              <w:rPr>
                <w:rStyle w:val="Hyperlink2"/>
                <w:color w:val="5B9BD5" w:themeColor="accent1"/>
                <w:lang w:val="pl-PL"/>
              </w:rPr>
            </w:rPrChange>
          </w:rPr>
          <w:t>jakiś</w:t>
        </w:r>
        <w:proofErr w:type="spellEnd"/>
        <w:r w:rsidRPr="004C43D5">
          <w:rPr>
            <w:rStyle w:val="Hyperlink2"/>
            <w:color w:val="5B9BD5" w:themeColor="accent1"/>
            <w:rPrChange w:id="697" w:author="MenosG" w:date="2019-05-18T15:08:00Z">
              <w:rPr>
                <w:rStyle w:val="Hyperlink2"/>
                <w:color w:val="5B9BD5" w:themeColor="accent1"/>
                <w:lang w:val="pl-PL"/>
              </w:rPr>
            </w:rPrChange>
          </w:rPr>
          <w:t xml:space="preserve"> </w:t>
        </w:r>
        <w:proofErr w:type="spellStart"/>
        <w:proofErr w:type="gramStart"/>
        <w:r w:rsidRPr="004C43D5">
          <w:rPr>
            <w:rStyle w:val="Hyperlink2"/>
            <w:color w:val="5B9BD5" w:themeColor="accent1"/>
            <w:rPrChange w:id="698" w:author="MenosG" w:date="2019-05-18T15:08:00Z">
              <w:rPr>
                <w:rStyle w:val="Hyperlink2"/>
                <w:color w:val="5B9BD5" w:themeColor="accent1"/>
                <w:lang w:val="pl-PL"/>
              </w:rPr>
            </w:rPrChange>
          </w:rPr>
          <w:t>wykres</w:t>
        </w:r>
        <w:proofErr w:type="spellEnd"/>
        <w:r w:rsidRPr="004C43D5">
          <w:rPr>
            <w:rStyle w:val="Hyperlink2"/>
            <w:color w:val="5B9BD5" w:themeColor="accent1"/>
            <w:rPrChange w:id="699" w:author="MenosG" w:date="2019-05-18T15:08:00Z">
              <w:rPr>
                <w:rStyle w:val="Hyperlink2"/>
                <w:color w:val="5B9BD5" w:themeColor="accent1"/>
                <w:lang w:val="pl-PL"/>
              </w:rPr>
            </w:rPrChange>
          </w:rPr>
          <w:t xml:space="preserve"> ?????</w:t>
        </w:r>
      </w:ins>
      <w:proofErr w:type="gramEnd"/>
    </w:p>
    <w:p w14:paraId="37BFF097" w14:textId="597DAF90" w:rsidR="002E7A36" w:rsidRDefault="002E7A36" w:rsidP="007B78C9">
      <w:pPr>
        <w:pStyle w:val="Tre"/>
        <w:rPr>
          <w:ins w:id="700" w:author="MenosG" w:date="2019-05-19T09:26:00Z"/>
          <w:rStyle w:val="Hyperlink2"/>
          <w:color w:val="5B9BD5" w:themeColor="accent1"/>
        </w:rPr>
      </w:pPr>
    </w:p>
    <w:p w14:paraId="45C517EE" w14:textId="484F1235" w:rsidR="002E7A36" w:rsidRPr="004C43D5" w:rsidRDefault="002E7A36" w:rsidP="007B78C9">
      <w:pPr>
        <w:pStyle w:val="Tre"/>
        <w:rPr>
          <w:ins w:id="701" w:author="Piotr Napieralski" w:date="2019-05-18T09:14:00Z"/>
          <w:rStyle w:val="Hyperlink2"/>
          <w:color w:val="5B9BD5" w:themeColor="accent1"/>
          <w:rPrChange w:id="702" w:author="MenosG" w:date="2019-05-18T15:08:00Z">
            <w:rPr>
              <w:ins w:id="703" w:author="Piotr Napieralski" w:date="2019-05-18T09:14:00Z"/>
              <w:rStyle w:val="Hyperlink2"/>
              <w:color w:val="5B9BD5" w:themeColor="accent1"/>
              <w:lang w:val="pl-PL"/>
            </w:rPr>
          </w:rPrChange>
        </w:rPr>
      </w:pPr>
      <w:proofErr w:type="spellStart"/>
      <w:ins w:id="704" w:author="MenosG" w:date="2019-05-19T09:26:00Z">
        <w:r>
          <w:rPr>
            <w:rStyle w:val="Hyperlink2"/>
            <w:color w:val="5B9BD5" w:themeColor="accent1"/>
          </w:rPr>
          <w:t>CrossCorelation</w:t>
        </w:r>
        <w:proofErr w:type="spellEnd"/>
        <w:r>
          <w:rPr>
            <w:rStyle w:val="Hyperlink2"/>
            <w:color w:val="5B9BD5" w:themeColor="accent1"/>
          </w:rPr>
          <w:t>!!!</w:t>
        </w:r>
      </w:ins>
    </w:p>
    <w:p w14:paraId="21274F72" w14:textId="7C1F7DAF" w:rsidR="00C33009" w:rsidRPr="004C43D5" w:rsidRDefault="00C33009" w:rsidP="007B78C9">
      <w:pPr>
        <w:pStyle w:val="Tre"/>
        <w:rPr>
          <w:ins w:id="705" w:author="Piotr Napieralski" w:date="2019-05-18T09:14:00Z"/>
          <w:rStyle w:val="Hyperlink2"/>
          <w:color w:val="5B9BD5" w:themeColor="accent1"/>
          <w:rPrChange w:id="706" w:author="MenosG" w:date="2019-05-18T15:08:00Z">
            <w:rPr>
              <w:ins w:id="707" w:author="Piotr Napieralski" w:date="2019-05-18T09:14:00Z"/>
              <w:rStyle w:val="Hyperlink2"/>
              <w:color w:val="5B9BD5" w:themeColor="accent1"/>
              <w:lang w:val="pl-PL"/>
            </w:rPr>
          </w:rPrChange>
        </w:rPr>
      </w:pPr>
    </w:p>
    <w:p w14:paraId="5F25A865" w14:textId="77777777" w:rsidR="00C33009" w:rsidRPr="004C43D5" w:rsidRDefault="00C33009" w:rsidP="007B78C9">
      <w:pPr>
        <w:pStyle w:val="Tre"/>
        <w:rPr>
          <w:ins w:id="708" w:author="Piotr Napieralski" w:date="2019-05-18T09:10:00Z"/>
          <w:rStyle w:val="Hyperlink2"/>
          <w:color w:val="5B9BD5" w:themeColor="accent1"/>
          <w:rPrChange w:id="709" w:author="MenosG" w:date="2019-05-18T15:08:00Z">
            <w:rPr>
              <w:ins w:id="710" w:author="Piotr Napieralski" w:date="2019-05-18T09:10:00Z"/>
              <w:rStyle w:val="Hyperlink2"/>
              <w:color w:val="5B9BD5" w:themeColor="accent1"/>
              <w:lang w:val="pl-PL"/>
            </w:rPr>
          </w:rPrChange>
        </w:rPr>
      </w:pPr>
    </w:p>
    <w:p w14:paraId="1FD4C628" w14:textId="77777777" w:rsidR="00C33009" w:rsidRPr="004C43D5" w:rsidRDefault="00C33009" w:rsidP="007B78C9">
      <w:pPr>
        <w:pStyle w:val="Tre"/>
        <w:rPr>
          <w:ins w:id="711" w:author="Piotr Napieralski" w:date="2019-05-18T09:04:00Z"/>
          <w:rStyle w:val="Hyperlink2"/>
          <w:color w:val="5B9BD5" w:themeColor="accent1"/>
          <w:rPrChange w:id="712" w:author="MenosG" w:date="2019-05-18T15:08:00Z">
            <w:rPr>
              <w:ins w:id="713" w:author="Piotr Napieralski" w:date="2019-05-18T09:04:00Z"/>
              <w:rStyle w:val="Hyperlink2"/>
              <w:color w:val="5B9BD5" w:themeColor="accent1"/>
              <w:lang w:val="pl-PL"/>
            </w:rPr>
          </w:rPrChange>
        </w:rPr>
      </w:pPr>
    </w:p>
    <w:p w14:paraId="238FD495" w14:textId="5FDB2381" w:rsidR="008A75A7" w:rsidRPr="004C43D5" w:rsidRDefault="008A75A7" w:rsidP="007B78C9">
      <w:pPr>
        <w:pStyle w:val="Tre"/>
        <w:rPr>
          <w:ins w:id="714" w:author="Piotr Napieralski" w:date="2019-05-18T09:04:00Z"/>
          <w:rStyle w:val="Hyperlink2"/>
          <w:color w:val="5B9BD5" w:themeColor="accent1"/>
          <w:rPrChange w:id="715" w:author="MenosG" w:date="2019-05-18T15:08:00Z">
            <w:rPr>
              <w:ins w:id="716" w:author="Piotr Napieralski" w:date="2019-05-18T09:04:00Z"/>
              <w:rStyle w:val="Hyperlink2"/>
              <w:color w:val="5B9BD5" w:themeColor="accent1"/>
              <w:lang w:val="pl-PL"/>
            </w:rPr>
          </w:rPrChange>
        </w:rPr>
      </w:pPr>
    </w:p>
    <w:p w14:paraId="74EE01B9" w14:textId="77777777" w:rsidR="008A75A7" w:rsidRPr="004C43D5" w:rsidRDefault="008A75A7" w:rsidP="007B78C9">
      <w:pPr>
        <w:pStyle w:val="Tre"/>
        <w:rPr>
          <w:rStyle w:val="Hyperlink2"/>
          <w:color w:val="5B9BD5" w:themeColor="accent1"/>
          <w:rPrChange w:id="717" w:author="MenosG" w:date="2019-05-18T15:08:00Z">
            <w:rPr>
              <w:rStyle w:val="Hyperlink2"/>
              <w:color w:val="5B9BD5" w:themeColor="accent1"/>
              <w:lang w:val="pl-PL"/>
            </w:rPr>
          </w:rPrChange>
        </w:rPr>
      </w:pPr>
    </w:p>
    <w:p w14:paraId="1077E87A" w14:textId="6B023479" w:rsidR="00DE4F1B" w:rsidRPr="004C43D5" w:rsidDel="00C33009" w:rsidRDefault="00DE4F1B" w:rsidP="007B78C9">
      <w:pPr>
        <w:pStyle w:val="Tre"/>
        <w:rPr>
          <w:del w:id="718" w:author="Piotr Napieralski" w:date="2019-05-18T09:15:00Z"/>
          <w:rStyle w:val="Hyperlink2"/>
          <w:color w:val="5B9BD5" w:themeColor="accent1"/>
          <w:rPrChange w:id="719" w:author="MenosG" w:date="2019-05-18T15:08:00Z">
            <w:rPr>
              <w:del w:id="720" w:author="Piotr Napieralski" w:date="2019-05-18T09:15:00Z"/>
              <w:rStyle w:val="Hyperlink2"/>
              <w:color w:val="5B9BD5" w:themeColor="accent1"/>
              <w:lang w:val="pl-PL"/>
            </w:rPr>
          </w:rPrChange>
        </w:rPr>
      </w:pPr>
      <w:del w:id="721" w:author="Piotr Napieralski" w:date="2019-05-18T09:15:00Z">
        <w:r w:rsidRPr="004C43D5" w:rsidDel="00C33009">
          <w:rPr>
            <w:rStyle w:val="Hyperlink2"/>
            <w:color w:val="5B9BD5" w:themeColor="accent1"/>
            <w:rPrChange w:id="722" w:author="MenosG" w:date="2019-05-18T15:08:00Z">
              <w:rPr>
                <w:rStyle w:val="Hyperlink2"/>
                <w:color w:val="5B9BD5" w:themeColor="accent1"/>
                <w:lang w:val="pl-PL"/>
              </w:rPr>
            </w:rPrChange>
          </w:rPr>
          <w:delText>Tutaj należy napisać że mierzyliśmy zmiany wielkości źrenicy i sprawdzaliśmy średnie odstępstwa od modeli matematycznych, jakby udało Ci się wykonać wykres w stylu(oczywiście po angielsku):</w:delText>
        </w:r>
      </w:del>
    </w:p>
    <w:p w14:paraId="6E4791EF" w14:textId="4EA3FD51" w:rsidR="00DE4F1B" w:rsidRPr="004C43D5" w:rsidDel="00C33009" w:rsidRDefault="00DE4F1B" w:rsidP="007B78C9">
      <w:pPr>
        <w:pStyle w:val="Tre"/>
        <w:rPr>
          <w:del w:id="723" w:author="Piotr Napieralski" w:date="2019-05-18T09:15:00Z"/>
          <w:rStyle w:val="Hyperlink2"/>
          <w:color w:val="5B9BD5" w:themeColor="accent1"/>
          <w:rPrChange w:id="724" w:author="MenosG" w:date="2019-05-18T15:08:00Z">
            <w:rPr>
              <w:del w:id="725" w:author="Piotr Napieralski" w:date="2019-05-18T09:15:00Z"/>
              <w:rStyle w:val="Hyperlink2"/>
              <w:rFonts w:cs="Times New Roman"/>
              <w:color w:val="5B9BD5" w:themeColor="accent1"/>
              <w:bdr w:val="none" w:sz="0" w:space="0" w:color="auto"/>
              <w:lang w:val="pl-PL" w:eastAsia="pl-PL"/>
            </w:rPr>
          </w:rPrChange>
        </w:rPr>
      </w:pPr>
    </w:p>
    <w:p w14:paraId="4FC6CE96" w14:textId="0B0162C0" w:rsidR="00E87BAC" w:rsidRPr="004C43D5" w:rsidDel="00C33009" w:rsidRDefault="00DE4F1B" w:rsidP="007B78C9">
      <w:pPr>
        <w:pStyle w:val="Tre"/>
        <w:rPr>
          <w:del w:id="726" w:author="Piotr Napieralski" w:date="2019-05-18T09:15:00Z"/>
          <w:rStyle w:val="Hyperlink2"/>
          <w:rPrChange w:id="727" w:author="MenosG" w:date="2019-05-18T15:08:00Z">
            <w:rPr>
              <w:del w:id="728" w:author="Piotr Napieralski" w:date="2019-05-18T09:15:00Z"/>
              <w:rStyle w:val="Hyperlink2"/>
              <w:rFonts w:cs="Times New Roman"/>
              <w:color w:val="auto"/>
              <w:bdr w:val="none" w:sz="0" w:space="0" w:color="auto"/>
              <w:lang w:val="pl-PL" w:eastAsia="pl-PL"/>
            </w:rPr>
          </w:rPrChange>
        </w:rPr>
      </w:pPr>
      <w:del w:id="729" w:author="Piotr Napieralski" w:date="2019-05-18T09:15:00Z">
        <w:r w:rsidRPr="00DE4F1B" w:rsidDel="00C33009">
          <w:rPr>
            <w:noProof/>
          </w:rPr>
          <w:drawing>
            <wp:inline distT="0" distB="0" distL="0" distR="0" wp14:anchorId="321D55C0" wp14:editId="419F1715">
              <wp:extent cx="5761355" cy="3895090"/>
              <wp:effectExtent l="0" t="0" r="4445" b="3810"/>
              <wp:docPr id="17" name="Picture 7">
                <a:extLst xmlns:a="http://schemas.openxmlformats.org/drawingml/2006/main">
                  <a:ext uri="{FF2B5EF4-FFF2-40B4-BE49-F238E27FC236}">
                    <a16:creationId xmlns:a16="http://schemas.microsoft.com/office/drawing/2014/main" id="{9C23DA32-4413-46D9-A060-B5BA47A56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3DA32-4413-46D9-A060-B5BA47A56A9C}"/>
                          </a:ext>
                        </a:extLst>
                      </pic:cNvPr>
                      <pic:cNvPicPr>
                        <a:picLocks noChangeAspect="1"/>
                      </pic:cNvPicPr>
                    </pic:nvPicPr>
                    <pic:blipFill>
                      <a:blip r:embed="rId35"/>
                      <a:stretch>
                        <a:fillRect/>
                      </a:stretch>
                    </pic:blipFill>
                    <pic:spPr>
                      <a:xfrm>
                        <a:off x="0" y="0"/>
                        <a:ext cx="5761355" cy="3895090"/>
                      </a:xfrm>
                      <a:prstGeom prst="rect">
                        <a:avLst/>
                      </a:prstGeom>
                    </pic:spPr>
                  </pic:pic>
                </a:graphicData>
              </a:graphic>
            </wp:inline>
          </w:drawing>
        </w:r>
      </w:del>
    </w:p>
    <w:p w14:paraId="78544A96" w14:textId="2F6C0BA9" w:rsidR="00DE4F1B" w:rsidRPr="004C43D5" w:rsidDel="00C33009" w:rsidRDefault="00DE4F1B" w:rsidP="007B78C9">
      <w:pPr>
        <w:pStyle w:val="Tre"/>
        <w:rPr>
          <w:del w:id="730" w:author="Piotr Napieralski" w:date="2019-05-18T09:15:00Z"/>
          <w:rStyle w:val="Hyperlink2"/>
          <w:color w:val="5B9BD5" w:themeColor="accent1"/>
          <w:rPrChange w:id="731" w:author="MenosG" w:date="2019-05-18T15:08:00Z">
            <w:rPr>
              <w:del w:id="732" w:author="Piotr Napieralski" w:date="2019-05-18T09:15:00Z"/>
              <w:rStyle w:val="Hyperlink2"/>
              <w:rFonts w:cs="Times New Roman"/>
              <w:color w:val="5B9BD5" w:themeColor="accent1"/>
              <w:bdr w:val="none" w:sz="0" w:space="0" w:color="auto"/>
              <w:lang w:val="pl-PL" w:eastAsia="pl-PL"/>
            </w:rPr>
          </w:rPrChange>
        </w:rPr>
      </w:pPr>
      <w:del w:id="733" w:author="Piotr Napieralski" w:date="2019-05-18T09:15:00Z">
        <w:r w:rsidRPr="004C43D5" w:rsidDel="00C33009">
          <w:rPr>
            <w:rStyle w:val="Hyperlink2"/>
            <w:color w:val="5B9BD5" w:themeColor="accent1"/>
            <w:rPrChange w:id="734" w:author="MenosG" w:date="2019-05-18T15:08:00Z">
              <w:rPr>
                <w:rStyle w:val="Hyperlink2"/>
                <w:color w:val="5B9BD5" w:themeColor="accent1"/>
                <w:lang w:val="pl-PL"/>
              </w:rPr>
            </w:rPrChange>
          </w:rPr>
          <w:delText>Gdzie będziemy mieli zamodelowany i w niektórych miejscach pokrzywić prawdziwy tak że sugerujemy że nastąpiły zmiany spowodowane innymi czynnikami.</w:delText>
        </w:r>
      </w:del>
    </w:p>
    <w:p w14:paraId="1A86D58A" w14:textId="5F08305A" w:rsidR="00DE4F1B" w:rsidRPr="004C43D5" w:rsidDel="00C33009" w:rsidRDefault="00DE4F1B" w:rsidP="007B78C9">
      <w:pPr>
        <w:pStyle w:val="Tre"/>
        <w:rPr>
          <w:del w:id="735" w:author="Piotr Napieralski" w:date="2019-05-18T09:15:00Z"/>
          <w:rStyle w:val="Hyperlink2"/>
          <w:rPrChange w:id="736" w:author="MenosG" w:date="2019-05-18T15:08:00Z">
            <w:rPr>
              <w:del w:id="737" w:author="Piotr Napieralski" w:date="2019-05-18T09:15:00Z"/>
              <w:rStyle w:val="Hyperlink2"/>
              <w:rFonts w:cs="Times New Roman"/>
              <w:color w:val="auto"/>
              <w:bdr w:val="none" w:sz="0" w:space="0" w:color="auto"/>
              <w:lang w:val="pl-PL" w:eastAsia="pl-PL"/>
            </w:rPr>
          </w:rPrChange>
        </w:rPr>
      </w:pPr>
    </w:p>
    <w:p w14:paraId="5361C42B" w14:textId="31DAD4FA" w:rsidR="00936C41" w:rsidRPr="00565178" w:rsidDel="00C33009" w:rsidRDefault="00936C41" w:rsidP="007B78C9">
      <w:pPr>
        <w:pStyle w:val="Tre"/>
        <w:rPr>
          <w:del w:id="738" w:author="Piotr Napieralski" w:date="2019-05-18T09:15:00Z"/>
          <w:rStyle w:val="Hyperlink2"/>
          <w:color w:val="5B9BD5" w:themeColor="accent1"/>
        </w:rPr>
      </w:pPr>
      <w:del w:id="739" w:author="Piotr Napieralski" w:date="2019-05-18T09:15:00Z">
        <w:r w:rsidRPr="00565178" w:rsidDel="00C33009">
          <w:rPr>
            <w:rStyle w:val="Hyperlink2"/>
            <w:color w:val="5B9BD5" w:themeColor="accent1"/>
          </w:rPr>
          <w:delText xml:space="preserve">In order to detect the tendency of changes independent of changes in light intensity, we use the statistical analysis of time series with autoregressive–moving-average (ARMA) (Hannan, Edward James (1970). Multiple time series. Wiley series in probability and mathematical statistics. New York: John Wiley and Sons). </w:delText>
        </w:r>
      </w:del>
    </w:p>
    <w:p w14:paraId="30FB950E" w14:textId="2CA282DC" w:rsidR="00936C41" w:rsidRPr="00565178" w:rsidDel="00C33009" w:rsidRDefault="00936C41" w:rsidP="007B78C9">
      <w:pPr>
        <w:pStyle w:val="Tre"/>
        <w:rPr>
          <w:del w:id="740" w:author="Piotr Napieralski" w:date="2019-05-18T09:15:00Z"/>
          <w:rStyle w:val="Hyperlink2"/>
          <w:color w:val="5B9BD5" w:themeColor="accent1"/>
        </w:rPr>
      </w:pPr>
      <w:del w:id="741" w:author="Piotr Napieralski" w:date="2019-05-18T09:15:00Z">
        <w:r w:rsidRPr="00565178" w:rsidDel="00C33009">
          <w:rPr>
            <w:rStyle w:val="Hyperlink2"/>
            <w:noProof/>
            <w:color w:val="5B9BD5" w:themeColor="accent1"/>
          </w:rPr>
          <w:drawing>
            <wp:inline distT="0" distB="0" distL="0" distR="0" wp14:anchorId="734FDF23" wp14:editId="2172D166">
              <wp:extent cx="3470564" cy="70268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6838" cy="712050"/>
                      </a:xfrm>
                      <a:prstGeom prst="rect">
                        <a:avLst/>
                      </a:prstGeom>
                    </pic:spPr>
                  </pic:pic>
                </a:graphicData>
              </a:graphic>
            </wp:inline>
          </w:drawing>
        </w:r>
      </w:del>
    </w:p>
    <w:p w14:paraId="04D3FF9E" w14:textId="71830457" w:rsidR="00936C41" w:rsidRPr="00565178" w:rsidDel="00C33009" w:rsidRDefault="00936C41" w:rsidP="007B78C9">
      <w:pPr>
        <w:pStyle w:val="Tre"/>
        <w:rPr>
          <w:del w:id="742" w:author="Piotr Napieralski" w:date="2019-05-18T09:15:00Z"/>
          <w:rStyle w:val="Hyperlink2"/>
          <w:color w:val="5B9BD5" w:themeColor="accent1"/>
        </w:rPr>
      </w:pPr>
    </w:p>
    <w:p w14:paraId="6E60E2C4" w14:textId="204A25C2" w:rsidR="00936C41" w:rsidRPr="00565178" w:rsidDel="00C33009" w:rsidRDefault="00936C41" w:rsidP="00936C41">
      <w:pPr>
        <w:pStyle w:val="Tre"/>
        <w:rPr>
          <w:del w:id="743" w:author="Piotr Napieralski" w:date="2019-05-18T09:15:00Z"/>
          <w:rStyle w:val="Hyperlink2"/>
          <w:color w:val="5B9BD5" w:themeColor="accent1"/>
        </w:rPr>
      </w:pPr>
      <w:del w:id="744" w:author="Piotr Napieralski" w:date="2019-05-18T09:15:00Z">
        <w:r w:rsidRPr="00565178" w:rsidDel="00C33009">
          <w:rPr>
            <w:rStyle w:val="Hyperlink2"/>
            <w:color w:val="5B9BD5" w:themeColor="accent1"/>
          </w:rPr>
          <w:delText>where φ</w:delText>
        </w:r>
        <w:r w:rsidRPr="00565178" w:rsidDel="00C33009">
          <w:rPr>
            <w:rStyle w:val="Hyperlink2"/>
            <w:color w:val="5B9BD5" w:themeColor="accent1"/>
            <w:vertAlign w:val="subscript"/>
          </w:rPr>
          <w:delText>1</w:delText>
        </w:r>
        <w:r w:rsidRPr="00565178" w:rsidDel="00C33009">
          <w:rPr>
            <w:rStyle w:val="Hyperlink2"/>
            <w:color w:val="5B9BD5" w:themeColor="accent1"/>
          </w:rPr>
          <w:delText>,…,φ</w:delText>
        </w:r>
        <w:r w:rsidRPr="00565178" w:rsidDel="00C33009">
          <w:rPr>
            <w:rStyle w:val="Hyperlink2"/>
            <w:color w:val="5B9BD5" w:themeColor="accent1"/>
            <w:vertAlign w:val="subscript"/>
          </w:rPr>
          <w:delText>p</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are parameters,</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 xml:space="preserve">c is a constant, </w:delText>
        </w:r>
        <w:r w:rsidR="00565178" w:rsidRPr="00565178" w:rsidDel="00C33009">
          <w:rPr>
            <w:rStyle w:val="Hyperlink2"/>
            <w:color w:val="5B9BD5" w:themeColor="accent1"/>
          </w:rPr>
          <w:delText>the θ</w:delText>
        </w:r>
        <w:r w:rsidR="00565178" w:rsidRPr="00565178" w:rsidDel="00C33009">
          <w:rPr>
            <w:rStyle w:val="Hyperlink2"/>
            <w:color w:val="5B9BD5" w:themeColor="accent1"/>
            <w:vertAlign w:val="subscript"/>
          </w:rPr>
          <w:delText>1</w:delText>
        </w:r>
        <w:r w:rsidR="00565178" w:rsidRPr="00565178" w:rsidDel="00C33009">
          <w:rPr>
            <w:rStyle w:val="Hyperlink2"/>
            <w:color w:val="5B9BD5" w:themeColor="accent1"/>
          </w:rPr>
          <w:delText>, ..., θ</w:delText>
        </w:r>
        <w:r w:rsidR="00565178" w:rsidRPr="00565178" w:rsidDel="00C33009">
          <w:rPr>
            <w:rStyle w:val="Hyperlink2"/>
            <w:color w:val="5B9BD5" w:themeColor="accent1"/>
            <w:vertAlign w:val="subscript"/>
          </w:rPr>
          <w:delText>q</w:delText>
        </w:r>
        <w:r w:rsidR="00565178" w:rsidRPr="00565178" w:rsidDel="00C33009">
          <w:rPr>
            <w:rStyle w:val="Hyperlink2"/>
            <w:color w:val="5B9BD5" w:themeColor="accent1"/>
          </w:rPr>
          <w:delText xml:space="preserve"> are the parameters of the model, and the random variable ε</w:delText>
        </w:r>
        <w:r w:rsidR="00565178" w:rsidRPr="00565178" w:rsidDel="00C33009">
          <w:rPr>
            <w:rStyle w:val="Hyperlink2"/>
            <w:color w:val="5B9BD5" w:themeColor="accent1"/>
            <w:vertAlign w:val="subscript"/>
          </w:rPr>
          <w:delText>t</w:delText>
        </w:r>
        <w:r w:rsidR="00565178" w:rsidRPr="00565178" w:rsidDel="00C33009">
          <w:rPr>
            <w:rStyle w:val="Hyperlink2"/>
            <w:color w:val="5B9BD5" w:themeColor="accent1"/>
          </w:rPr>
          <w:delText xml:space="preserve"> is white noise.</w:delText>
        </w:r>
      </w:del>
    </w:p>
    <w:p w14:paraId="353482A5" w14:textId="57974783" w:rsidR="00565178" w:rsidRPr="00565178" w:rsidDel="00C33009" w:rsidRDefault="00565178" w:rsidP="007B78C9">
      <w:pPr>
        <w:pStyle w:val="Tre"/>
        <w:rPr>
          <w:del w:id="745" w:author="Piotr Napieralski" w:date="2019-05-18T09:15:00Z"/>
          <w:rStyle w:val="Hyperlink2"/>
          <w:color w:val="5B9BD5" w:themeColor="accent1"/>
        </w:rPr>
      </w:pPr>
    </w:p>
    <w:p w14:paraId="34FC6A04" w14:textId="0DD8234D" w:rsidR="00DE4F1B" w:rsidRPr="00565178" w:rsidDel="00C33009" w:rsidRDefault="00936C41" w:rsidP="007B78C9">
      <w:pPr>
        <w:pStyle w:val="Tre"/>
        <w:rPr>
          <w:del w:id="746" w:author="Piotr Napieralski" w:date="2019-05-18T09:15:00Z"/>
          <w:rStyle w:val="Hyperlink2"/>
          <w:color w:val="5B9BD5" w:themeColor="accent1"/>
        </w:rPr>
      </w:pPr>
      <w:del w:id="747" w:author="Piotr Napieralski" w:date="2019-05-18T09:15:00Z">
        <w:r w:rsidRPr="00565178" w:rsidDel="00C33009">
          <w:rPr>
            <w:rStyle w:val="Hyperlink2"/>
            <w:color w:val="5B9BD5" w:themeColor="accent1"/>
          </w:rPr>
          <w:delText>ARMA</w:delText>
        </w:r>
        <w:r w:rsidR="00565178" w:rsidRPr="00565178" w:rsidDel="00C33009">
          <w:rPr>
            <w:rStyle w:val="Hyperlink2"/>
            <w:color w:val="5B9BD5" w:themeColor="accent1"/>
          </w:rPr>
          <w:delText>(p,q)</w:delText>
        </w:r>
        <w:r w:rsidRPr="00565178" w:rsidDel="00C33009">
          <w:rPr>
            <w:rStyle w:val="Hyperlink2"/>
            <w:color w:val="5B9BD5" w:themeColor="accent1"/>
          </w:rPr>
          <w:delText xml:space="preserve">, after choosing p and q, fitted by least squares regression </w:delText>
        </w:r>
        <w:r w:rsidR="00565178" w:rsidRPr="00565178" w:rsidDel="00C33009">
          <w:rPr>
            <w:rStyle w:val="Hyperlink2"/>
            <w:color w:val="5B9BD5" w:themeColor="accent1"/>
          </w:rPr>
          <w:delText xml:space="preserve">is use </w:delText>
        </w:r>
        <w:r w:rsidRPr="00565178" w:rsidDel="00C33009">
          <w:rPr>
            <w:rStyle w:val="Hyperlink2"/>
            <w:color w:val="5B9BD5" w:themeColor="accent1"/>
          </w:rPr>
          <w:delText xml:space="preserve">to find the values of the parameters which </w:delText>
        </w:r>
        <w:r w:rsidR="00565178" w:rsidRPr="00565178" w:rsidDel="00C33009">
          <w:rPr>
            <w:rStyle w:val="Hyperlink2"/>
            <w:color w:val="5B9BD5" w:themeColor="accent1"/>
          </w:rPr>
          <w:delText xml:space="preserve">is different from the mathematical model.  </w:delText>
        </w:r>
      </w:del>
    </w:p>
    <w:p w14:paraId="78CE8C4B" w14:textId="37CEFF17" w:rsidR="00DE4F1B" w:rsidRPr="00936C41" w:rsidDel="00C33009" w:rsidRDefault="00DE4F1B" w:rsidP="007B78C9">
      <w:pPr>
        <w:pStyle w:val="Tre"/>
        <w:rPr>
          <w:del w:id="748" w:author="Piotr Napieralski" w:date="2019-05-18T09:15:00Z"/>
          <w:rStyle w:val="Hyperlink2"/>
        </w:rPr>
      </w:pPr>
    </w:p>
    <w:p w14:paraId="501C15FB" w14:textId="31BB9BFC" w:rsidR="00E87BAC" w:rsidRPr="004C43D5" w:rsidDel="00C33009" w:rsidRDefault="00565178" w:rsidP="007B78C9">
      <w:pPr>
        <w:pStyle w:val="Tre"/>
        <w:rPr>
          <w:del w:id="749" w:author="Piotr Napieralski" w:date="2019-05-18T09:15:00Z"/>
          <w:rStyle w:val="Hyperlink2"/>
          <w:rPrChange w:id="750" w:author="MenosG" w:date="2019-05-18T15:08:00Z">
            <w:rPr>
              <w:del w:id="751" w:author="Piotr Napieralski" w:date="2019-05-18T09:15:00Z"/>
              <w:rStyle w:val="Hyperlink2"/>
              <w:rFonts w:cs="Times New Roman"/>
              <w:color w:val="auto"/>
              <w:bdr w:val="none" w:sz="0" w:space="0" w:color="auto"/>
              <w:lang w:val="pl-PL" w:eastAsia="pl-PL"/>
            </w:rPr>
          </w:rPrChange>
        </w:rPr>
      </w:pPr>
      <w:del w:id="752" w:author="Piotr Napieralski" w:date="2019-05-18T09:15:00Z">
        <w:r w:rsidRPr="004C43D5" w:rsidDel="00C33009">
          <w:rPr>
            <w:rStyle w:val="Hyperlink2"/>
            <w:rPrChange w:id="753" w:author="MenosG" w:date="2019-05-18T15:08:00Z">
              <w:rPr>
                <w:rStyle w:val="Hyperlink2"/>
                <w:lang w:val="pl-PL"/>
              </w:rPr>
            </w:rPrChange>
          </w:rPr>
          <w:delText>Wykryte obdszary będą potencjalnym miejscem zmian źrenicy nie wynikającym ze zmian światła.</w:delText>
        </w:r>
      </w:del>
    </w:p>
    <w:p w14:paraId="7D7D6D06" w14:textId="77777777" w:rsidR="00841A0D" w:rsidRPr="004C43D5" w:rsidRDefault="00841A0D" w:rsidP="007B78C9">
      <w:pPr>
        <w:pStyle w:val="Tre"/>
        <w:rPr>
          <w:rPrChange w:id="754" w:author="MenosG" w:date="2019-05-18T15:08:00Z">
            <w:rPr>
              <w:lang w:val="pl-PL"/>
            </w:rPr>
          </w:rPrChange>
        </w:rPr>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commentRangeStart w:id="755"/>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ins w:id="756" w:author="Piotr Napieralski" w:date="2019-05-18T09:15:00Z"/>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commentRangeEnd w:id="755"/>
      <w:r w:rsidR="002E7A36">
        <w:rPr>
          <w:rStyle w:val="CommentReference"/>
          <w:rFonts w:eastAsia="Times New Roman" w:cs="Times New Roman"/>
          <w:color w:val="auto"/>
          <w:bdr w:val="none" w:sz="0" w:space="0" w:color="auto"/>
          <w:lang w:val="pl-PL" w:eastAsia="pl-PL"/>
        </w:rPr>
        <w:commentReference w:id="755"/>
      </w:r>
    </w:p>
    <w:p w14:paraId="2EE7ED69" w14:textId="128BA2EC" w:rsidR="00C33009" w:rsidRDefault="00C33009" w:rsidP="007B78C9">
      <w:pPr>
        <w:pStyle w:val="Tre"/>
        <w:jc w:val="both"/>
        <w:rPr>
          <w:ins w:id="757" w:author="Piotr Napieralski" w:date="2019-05-18T09:15:00Z"/>
          <w:rStyle w:val="Brak"/>
        </w:rPr>
      </w:pPr>
    </w:p>
    <w:p w14:paraId="11F6000B" w14:textId="030623EC" w:rsidR="00C33009" w:rsidRPr="004C43D5" w:rsidRDefault="00C33009" w:rsidP="007B78C9">
      <w:pPr>
        <w:pStyle w:val="Tre"/>
        <w:jc w:val="both"/>
        <w:rPr>
          <w:ins w:id="758" w:author="Piotr Napieralski" w:date="2019-05-18T09:15:00Z"/>
          <w:rStyle w:val="Brak"/>
          <w:lang w:val="pl-PL"/>
          <w:rPrChange w:id="759" w:author="MenosG" w:date="2019-05-18T15:08:00Z">
            <w:rPr>
              <w:ins w:id="760" w:author="Piotr Napieralski" w:date="2019-05-18T09:15:00Z"/>
              <w:rStyle w:val="Brak"/>
            </w:rPr>
          </w:rPrChange>
        </w:rPr>
      </w:pPr>
      <w:ins w:id="761" w:author="Piotr Napieralski" w:date="2019-05-18T09:15:00Z">
        <w:r w:rsidRPr="004C43D5">
          <w:rPr>
            <w:rStyle w:val="Brak"/>
            <w:lang w:val="pl-PL"/>
            <w:rPrChange w:id="762" w:author="MenosG" w:date="2019-05-18T15:08:00Z">
              <w:rPr>
                <w:rStyle w:val="Brak"/>
              </w:rPr>
            </w:rPrChange>
          </w:rPr>
          <w:t>FUTURE WORKS</w:t>
        </w:r>
      </w:ins>
    </w:p>
    <w:p w14:paraId="1D9CCDE8" w14:textId="07FF638D" w:rsidR="00C33009" w:rsidRPr="00C33009" w:rsidRDefault="00C33009" w:rsidP="007B78C9">
      <w:pPr>
        <w:pStyle w:val="Tre"/>
        <w:jc w:val="both"/>
        <w:rPr>
          <w:rStyle w:val="Brak"/>
          <w:lang w:val="pl-PL"/>
          <w:rPrChange w:id="763" w:author="Piotr Napieralski" w:date="2019-05-18T09:15:00Z">
            <w:rPr>
              <w:rStyle w:val="Brak"/>
            </w:rPr>
          </w:rPrChange>
        </w:rPr>
      </w:pPr>
      <w:ins w:id="764" w:author="Piotr Napieralski" w:date="2019-05-18T09:15:00Z">
        <w:r w:rsidRPr="00C33009">
          <w:rPr>
            <w:rStyle w:val="Brak"/>
            <w:lang w:val="pl-PL"/>
            <w:rPrChange w:id="765" w:author="Piotr Napieralski" w:date="2019-05-18T09:15:00Z">
              <w:rPr>
                <w:rStyle w:val="Brak"/>
              </w:rPr>
            </w:rPrChange>
          </w:rPr>
          <w:t>Opracowany model zostanie zweryfikowany</w:t>
        </w:r>
        <w:r>
          <w:rPr>
            <w:rStyle w:val="Brak"/>
            <w:lang w:val="pl-PL"/>
          </w:rPr>
          <w:t xml:space="preserve"> w zminennych warunkach bleble ble</w:t>
        </w:r>
      </w:ins>
    </w:p>
    <w:p w14:paraId="67E9528C" w14:textId="77777777" w:rsidR="007B78C9" w:rsidRPr="00C33009" w:rsidRDefault="007B78C9" w:rsidP="007B78C9">
      <w:pPr>
        <w:pStyle w:val="Tre"/>
        <w:jc w:val="both"/>
        <w:rPr>
          <w:rStyle w:val="Brak"/>
          <w:lang w:val="pl-PL"/>
          <w:rPrChange w:id="766" w:author="Piotr Napieralski" w:date="2019-05-18T09:15:00Z">
            <w:rPr>
              <w:rStyle w:val="Brak"/>
            </w:rPr>
          </w:rPrChange>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ins w:id="767" w:author="MenosG" w:date="2019-04-15T21:33:00Z"/>
          <w:rStyle w:val="Hyperlink2"/>
        </w:rPr>
      </w:pPr>
      <w:r>
        <w:rPr>
          <w:rStyle w:val="Hyperlink2"/>
        </w:rPr>
        <w:t xml:space="preserve">Scripts can be found at </w:t>
      </w:r>
      <w:hyperlink r:id="rId38"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ins w:id="768" w:author="MenosG" w:date="2019-04-15T21:35:00Z">
        <w:r>
          <w:rPr>
            <w:rStyle w:val="Hyperlink2"/>
          </w:rPr>
          <w:t xml:space="preserve">Pamplona algorithm </w:t>
        </w:r>
      </w:ins>
      <w:ins w:id="769" w:author="MenosG" w:date="2019-04-15T21:36:00Z">
        <w:r>
          <w:rPr>
            <w:rStyle w:val="Hyperlink2"/>
          </w:rPr>
          <w:t xml:space="preserve">was forked from </w:t>
        </w:r>
      </w:ins>
      <w:ins w:id="770" w:author="MenosG" w:date="2019-04-15T21:37:00Z">
        <w:r>
          <w:rPr>
            <w:rStyle w:val="Hyperlink2"/>
          </w:rPr>
          <w:fldChar w:fldCharType="begin"/>
        </w:r>
        <w:r>
          <w:rPr>
            <w:rStyle w:val="Hyperlink2"/>
          </w:rPr>
          <w:instrText xml:space="preserve"> HYPERLINK "https://github.com/vitorpamplona/PLRModel" </w:instrText>
        </w:r>
        <w:r>
          <w:rPr>
            <w:rStyle w:val="Hyperlink2"/>
          </w:rPr>
          <w:fldChar w:fldCharType="separate"/>
        </w:r>
        <w:r w:rsidRPr="001B2662">
          <w:rPr>
            <w:rStyle w:val="Hyperlink"/>
          </w:rPr>
          <w:t>https://github.com/vitorpamplona/PLRModel</w:t>
        </w:r>
        <w:r>
          <w:rPr>
            <w:rStyle w:val="Hyperlink2"/>
          </w:rPr>
          <w:fldChar w:fldCharType="end"/>
        </w:r>
        <w:r>
          <w:rPr>
            <w:rStyle w:val="Hyperlink2"/>
          </w:rPr>
          <w:t xml:space="preserve"> </w:t>
        </w:r>
      </w:ins>
      <w:ins w:id="771" w:author="MenosG" w:date="2019-04-15T21:36:00Z">
        <w:r>
          <w:rPr>
            <w:rStyle w:val="Hyperlink2"/>
          </w:rPr>
          <w:t xml:space="preserve">into </w:t>
        </w:r>
      </w:ins>
      <w:ins w:id="772" w:author="MenosG" w:date="2019-04-15T21:37:00Z">
        <w:r>
          <w:rPr>
            <w:rStyle w:val="Hyperlink2"/>
          </w:rPr>
          <w:fldChar w:fldCharType="begin"/>
        </w:r>
        <w:r>
          <w:rPr>
            <w:rStyle w:val="Hyperlink2"/>
          </w:rPr>
          <w:instrText xml:space="preserve"> HYPERLINK "https://github.com/MenosGrandes/PLRModel" </w:instrText>
        </w:r>
        <w:r>
          <w:rPr>
            <w:rStyle w:val="Hyperlink2"/>
          </w:rPr>
          <w:fldChar w:fldCharType="separate"/>
        </w:r>
        <w:r w:rsidRPr="001B2662">
          <w:rPr>
            <w:rStyle w:val="Hyperlink"/>
          </w:rPr>
          <w:t>https://github.com/MenosGrandes/PLRModel</w:t>
        </w:r>
        <w:r>
          <w:rPr>
            <w:rStyle w:val="Hyperlink2"/>
          </w:rPr>
          <w:fldChar w:fldCharType="end"/>
        </w:r>
      </w:ins>
    </w:p>
    <w:p w14:paraId="23EC7D8C" w14:textId="25713EFA" w:rsidR="0008786F" w:rsidRDefault="0008786F" w:rsidP="000950B1">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lastRenderedPageBreak/>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5" w:author="MenosG" w:date="2019-05-19T09:23:00Z" w:initials="M">
    <w:p w14:paraId="7828E2DE" w14:textId="77777777" w:rsidR="00D564BE" w:rsidRDefault="00D564BE" w:rsidP="002E7A36">
      <w:pPr>
        <w:rPr>
          <w:rStyle w:val="Hyperlink2"/>
          <w:lang w:val="pl-PL"/>
        </w:rPr>
      </w:pPr>
      <w:r>
        <w:rPr>
          <w:rStyle w:val="CommentReference"/>
        </w:rPr>
        <w:annotationRef/>
      </w:r>
      <w:r>
        <w:rPr>
          <w:rStyle w:val="Hyperlink2"/>
          <w:lang w:val="pl-PL"/>
        </w:rPr>
        <w:t xml:space="preserve">Troszkę opisu </w:t>
      </w:r>
      <w:proofErr w:type="gramStart"/>
      <w:r>
        <w:rPr>
          <w:rStyle w:val="Hyperlink2"/>
          <w:lang w:val="pl-PL"/>
        </w:rPr>
        <w:t>fizjologii</w:t>
      </w:r>
      <w:proofErr w:type="gramEnd"/>
      <w:r>
        <w:rPr>
          <w:rStyle w:val="Hyperlink2"/>
          <w:lang w:val="pl-PL"/>
        </w:rPr>
        <w:t xml:space="preserve"> którą modelują. Istotne jest modelowanie dynamicznych zmian. Mały stade of art. Metod i na końcu wskazanie na  Pampeluna że najlepszy ? </w:t>
      </w:r>
    </w:p>
    <w:p w14:paraId="539452B6" w14:textId="77777777" w:rsidR="00D564BE" w:rsidRDefault="00D564BE" w:rsidP="002E7A36">
      <w:pPr>
        <w:rPr>
          <w:rStyle w:val="Hyperlink2"/>
          <w:lang w:val="pl-PL"/>
        </w:rPr>
      </w:pPr>
      <w:r>
        <w:rPr>
          <w:rStyle w:val="Hyperlink2"/>
          <w:lang w:val="pl-PL"/>
        </w:rPr>
        <w:t>Tutaj state i opis pampeluny (z równaniem bez obrazków)</w:t>
      </w:r>
    </w:p>
    <w:p w14:paraId="4350DB4B" w14:textId="0FF9AB2F" w:rsidR="00D564BE" w:rsidRDefault="00D564BE">
      <w:pPr>
        <w:pStyle w:val="CommentText"/>
      </w:pPr>
    </w:p>
  </w:comment>
  <w:comment w:id="180" w:author="MenosG" w:date="2019-05-19T09:23:00Z" w:initials="M">
    <w:p w14:paraId="17EB99E4" w14:textId="77777777" w:rsidR="00D564BE" w:rsidRPr="008A6322" w:rsidRDefault="00D564BE" w:rsidP="008A6322">
      <w:pPr>
        <w:pStyle w:val="CommentText"/>
        <w:rPr>
          <w:lang w:val="en-US"/>
        </w:rPr>
      </w:pPr>
      <w:r>
        <w:rPr>
          <w:rStyle w:val="CommentReference"/>
        </w:rPr>
        <w:annotationRef/>
      </w:r>
      <w:r w:rsidRPr="008A6322">
        <w:rPr>
          <w:lang w:val="en-US"/>
        </w:rPr>
        <w:t>@</w:t>
      </w:r>
      <w:proofErr w:type="gramStart"/>
      <w:r w:rsidRPr="008A6322">
        <w:rPr>
          <w:lang w:val="en-US"/>
        </w:rPr>
        <w:t>Article{</w:t>
      </w:r>
      <w:proofErr w:type="gramEnd"/>
      <w:r w:rsidRPr="008A6322">
        <w:rPr>
          <w:lang w:val="en-US"/>
        </w:rPr>
        <w:t>Fan2011,</w:t>
      </w:r>
    </w:p>
    <w:p w14:paraId="447B87E9" w14:textId="77777777" w:rsidR="00D564BE" w:rsidRPr="008A6322" w:rsidRDefault="00D564BE" w:rsidP="008A6322">
      <w:pPr>
        <w:pStyle w:val="CommentText"/>
        <w:rPr>
          <w:lang w:val="en-US"/>
        </w:rPr>
      </w:pPr>
      <w:r w:rsidRPr="008A6322">
        <w:rPr>
          <w:lang w:val="en-US"/>
        </w:rPr>
        <w:t>author</w:t>
      </w:r>
      <w:proofErr w:type="gramStart"/>
      <w:r w:rsidRPr="008A6322">
        <w:rPr>
          <w:lang w:val="en-US"/>
        </w:rPr>
        <w:t>={</w:t>
      </w:r>
      <w:proofErr w:type="gramEnd"/>
      <w:r w:rsidRPr="008A6322">
        <w:rPr>
          <w:lang w:val="en-US"/>
        </w:rPr>
        <w:t xml:space="preserve">Fan, </w:t>
      </w:r>
      <w:proofErr w:type="spellStart"/>
      <w:r w:rsidRPr="008A6322">
        <w:rPr>
          <w:lang w:val="en-US"/>
        </w:rPr>
        <w:t>Xiaofei</w:t>
      </w:r>
      <w:proofErr w:type="spellEnd"/>
    </w:p>
    <w:p w14:paraId="5219C571" w14:textId="77777777" w:rsidR="00D564BE" w:rsidRPr="008A6322" w:rsidRDefault="00D564BE" w:rsidP="008A6322">
      <w:pPr>
        <w:pStyle w:val="CommentText"/>
        <w:rPr>
          <w:lang w:val="en-US"/>
        </w:rPr>
      </w:pPr>
      <w:r w:rsidRPr="008A6322">
        <w:rPr>
          <w:lang w:val="en-US"/>
        </w:rPr>
        <w:t>and Yao, Gang},</w:t>
      </w:r>
    </w:p>
    <w:p w14:paraId="41B86B0C" w14:textId="77777777" w:rsidR="00D564BE" w:rsidRPr="008A6322" w:rsidRDefault="00D564BE" w:rsidP="008A6322">
      <w:pPr>
        <w:pStyle w:val="CommentText"/>
        <w:rPr>
          <w:lang w:val="en-US"/>
        </w:rPr>
      </w:pPr>
      <w:r w:rsidRPr="008A6322">
        <w:rPr>
          <w:lang w:val="en-US"/>
        </w:rPr>
        <w:t>title</w:t>
      </w:r>
      <w:proofErr w:type="gramStart"/>
      <w:r w:rsidRPr="008A6322">
        <w:rPr>
          <w:lang w:val="en-US"/>
        </w:rPr>
        <w:t>={</w:t>
      </w:r>
      <w:proofErr w:type="gramEnd"/>
      <w:r w:rsidRPr="008A6322">
        <w:rPr>
          <w:lang w:val="en-US"/>
        </w:rPr>
        <w:t>Modeling transient pupillary light reflex induced by a short light flash},</w:t>
      </w:r>
    </w:p>
    <w:p w14:paraId="5AEF93E2" w14:textId="77777777" w:rsidR="00D564BE" w:rsidRPr="008A6322" w:rsidRDefault="00D564BE" w:rsidP="008A6322">
      <w:pPr>
        <w:pStyle w:val="CommentText"/>
        <w:rPr>
          <w:lang w:val="en-US"/>
        </w:rPr>
      </w:pPr>
      <w:r w:rsidRPr="008A6322">
        <w:rPr>
          <w:lang w:val="en-US"/>
        </w:rPr>
        <w:t>journal</w:t>
      </w:r>
      <w:proofErr w:type="gramStart"/>
      <w:r w:rsidRPr="008A6322">
        <w:rPr>
          <w:lang w:val="en-US"/>
        </w:rPr>
        <w:t>={</w:t>
      </w:r>
      <w:proofErr w:type="gramEnd"/>
      <w:r w:rsidRPr="008A6322">
        <w:rPr>
          <w:lang w:val="en-US"/>
        </w:rPr>
        <w:t>IEEE transactions on bio-medical engineering},</w:t>
      </w:r>
    </w:p>
    <w:p w14:paraId="34092DDA" w14:textId="77777777" w:rsidR="00D564BE" w:rsidRPr="008A6322" w:rsidRDefault="00D564BE" w:rsidP="008A6322">
      <w:pPr>
        <w:pStyle w:val="CommentText"/>
        <w:rPr>
          <w:lang w:val="en-US"/>
        </w:rPr>
      </w:pPr>
      <w:r w:rsidRPr="008A6322">
        <w:rPr>
          <w:lang w:val="en-US"/>
        </w:rPr>
        <w:t>year</w:t>
      </w:r>
      <w:proofErr w:type="gramStart"/>
      <w:r w:rsidRPr="008A6322">
        <w:rPr>
          <w:lang w:val="en-US"/>
        </w:rPr>
        <w:t>={</w:t>
      </w:r>
      <w:proofErr w:type="gramEnd"/>
      <w:r w:rsidRPr="008A6322">
        <w:rPr>
          <w:lang w:val="en-US"/>
        </w:rPr>
        <w:t>2011},</w:t>
      </w:r>
    </w:p>
    <w:p w14:paraId="5F30DB7C" w14:textId="77777777" w:rsidR="00D564BE" w:rsidRPr="008A6322" w:rsidRDefault="00D564BE" w:rsidP="008A6322">
      <w:pPr>
        <w:pStyle w:val="CommentText"/>
        <w:rPr>
          <w:lang w:val="en-US"/>
        </w:rPr>
      </w:pPr>
      <w:r w:rsidRPr="008A6322">
        <w:rPr>
          <w:lang w:val="en-US"/>
        </w:rPr>
        <w:t>month={Jan},</w:t>
      </w:r>
    </w:p>
    <w:p w14:paraId="70611556" w14:textId="77777777" w:rsidR="00D564BE" w:rsidRPr="008A6322" w:rsidRDefault="00D564BE" w:rsidP="008A6322">
      <w:pPr>
        <w:pStyle w:val="CommentText"/>
        <w:rPr>
          <w:lang w:val="en-US"/>
        </w:rPr>
      </w:pPr>
      <w:r w:rsidRPr="008A6322">
        <w:rPr>
          <w:lang w:val="en-US"/>
        </w:rPr>
        <w:t>volume</w:t>
      </w:r>
      <w:proofErr w:type="gramStart"/>
      <w:r w:rsidRPr="008A6322">
        <w:rPr>
          <w:lang w:val="en-US"/>
        </w:rPr>
        <w:t>={</w:t>
      </w:r>
      <w:proofErr w:type="gramEnd"/>
      <w:r w:rsidRPr="008A6322">
        <w:rPr>
          <w:lang w:val="en-US"/>
        </w:rPr>
        <w:t>58},</w:t>
      </w:r>
    </w:p>
    <w:p w14:paraId="577C76A8" w14:textId="77777777" w:rsidR="00D564BE" w:rsidRPr="008A6322" w:rsidRDefault="00D564BE" w:rsidP="008A6322">
      <w:pPr>
        <w:pStyle w:val="CommentText"/>
        <w:rPr>
          <w:lang w:val="en-US"/>
        </w:rPr>
      </w:pPr>
      <w:r w:rsidRPr="008A6322">
        <w:rPr>
          <w:lang w:val="en-US"/>
        </w:rPr>
        <w:t>number</w:t>
      </w:r>
      <w:proofErr w:type="gramStart"/>
      <w:r w:rsidRPr="008A6322">
        <w:rPr>
          <w:lang w:val="en-US"/>
        </w:rPr>
        <w:t>={</w:t>
      </w:r>
      <w:proofErr w:type="gramEnd"/>
      <w:r w:rsidRPr="008A6322">
        <w:rPr>
          <w:lang w:val="en-US"/>
        </w:rPr>
        <w:t>1},</w:t>
      </w:r>
    </w:p>
    <w:p w14:paraId="5CE0F2F5" w14:textId="77777777" w:rsidR="00D564BE" w:rsidRPr="008A6322" w:rsidRDefault="00D564BE" w:rsidP="008A6322">
      <w:pPr>
        <w:pStyle w:val="CommentText"/>
        <w:rPr>
          <w:lang w:val="en-US"/>
        </w:rPr>
      </w:pPr>
      <w:r w:rsidRPr="008A6322">
        <w:rPr>
          <w:lang w:val="en-US"/>
        </w:rPr>
        <w:t>pages</w:t>
      </w:r>
      <w:proofErr w:type="gramStart"/>
      <w:r w:rsidRPr="008A6322">
        <w:rPr>
          <w:lang w:val="en-US"/>
        </w:rPr>
        <w:t>={</w:t>
      </w:r>
      <w:proofErr w:type="gramEnd"/>
      <w:r w:rsidRPr="008A6322">
        <w:rPr>
          <w:lang w:val="en-US"/>
        </w:rPr>
        <w:t>36-42},</w:t>
      </w:r>
    </w:p>
    <w:p w14:paraId="3CD5785F" w14:textId="77777777" w:rsidR="00D564BE" w:rsidRPr="008A6322" w:rsidRDefault="00D564BE" w:rsidP="008A6322">
      <w:pPr>
        <w:pStyle w:val="CommentText"/>
        <w:rPr>
          <w:lang w:val="en-US"/>
        </w:rPr>
      </w:pPr>
      <w:r w:rsidRPr="008A6322">
        <w:rPr>
          <w:lang w:val="en-US"/>
        </w:rPr>
        <w:t>keywords={Algorithms},</w:t>
      </w:r>
    </w:p>
    <w:p w14:paraId="6477A668"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Biomechanical Phenomena/*physiology},</w:t>
      </w:r>
    </w:p>
    <w:p w14:paraId="5D37D213" w14:textId="77777777" w:rsidR="00D564BE" w:rsidRPr="008A6322" w:rsidRDefault="00D564BE" w:rsidP="008A6322">
      <w:pPr>
        <w:pStyle w:val="CommentText"/>
        <w:rPr>
          <w:lang w:val="en-US"/>
        </w:rPr>
      </w:pPr>
      <w:r w:rsidRPr="008A6322">
        <w:rPr>
          <w:lang w:val="en-US"/>
        </w:rPr>
        <w:t>keywords={Female},</w:t>
      </w:r>
    </w:p>
    <w:p w14:paraId="41830B21" w14:textId="77777777" w:rsidR="00D564BE" w:rsidRPr="008A6322" w:rsidRDefault="00D564BE" w:rsidP="008A6322">
      <w:pPr>
        <w:pStyle w:val="CommentText"/>
        <w:rPr>
          <w:lang w:val="en-US"/>
        </w:rPr>
      </w:pPr>
      <w:r w:rsidRPr="008A6322">
        <w:rPr>
          <w:lang w:val="en-US"/>
        </w:rPr>
        <w:t>keywords={Humans},</w:t>
      </w:r>
    </w:p>
    <w:p w14:paraId="5B4EBDDD" w14:textId="77777777" w:rsidR="00D564BE" w:rsidRPr="008A6322" w:rsidRDefault="00D564BE" w:rsidP="008A6322">
      <w:pPr>
        <w:pStyle w:val="CommentText"/>
        <w:rPr>
          <w:lang w:val="en-US"/>
        </w:rPr>
      </w:pPr>
      <w:r w:rsidRPr="008A6322">
        <w:rPr>
          <w:lang w:val="en-US"/>
        </w:rPr>
        <w:t>keywords={Male},</w:t>
      </w:r>
    </w:p>
    <w:p w14:paraId="76D6AF0F"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*Models, Biological},</w:t>
      </w:r>
    </w:p>
    <w:p w14:paraId="2506C23F"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Parasympathetic Nervous System/physiology},</w:t>
      </w:r>
    </w:p>
    <w:p w14:paraId="0F569EAA"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Photic Stimulation},</w:t>
      </w:r>
    </w:p>
    <w:p w14:paraId="0911A6F2" w14:textId="77777777" w:rsidR="00D564BE" w:rsidRPr="008A6322" w:rsidRDefault="00D564BE" w:rsidP="008A6322">
      <w:pPr>
        <w:pStyle w:val="CommentText"/>
        <w:rPr>
          <w:lang w:val="en-US"/>
        </w:rPr>
      </w:pPr>
      <w:r w:rsidRPr="008A6322">
        <w:rPr>
          <w:lang w:val="en-US"/>
        </w:rPr>
        <w:t>keywords={Pupil/physiology},</w:t>
      </w:r>
    </w:p>
    <w:p w14:paraId="053E3476"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Reflex, Pupillary/*physiology},</w:t>
      </w:r>
    </w:p>
    <w:p w14:paraId="3E6F3C3A" w14:textId="77777777" w:rsidR="00D564BE" w:rsidRPr="008A6322" w:rsidRDefault="00D564BE" w:rsidP="008A6322">
      <w:pPr>
        <w:pStyle w:val="CommentText"/>
        <w:rPr>
          <w:lang w:val="en-US"/>
        </w:rPr>
      </w:pPr>
      <w:r w:rsidRPr="008A6322">
        <w:rPr>
          <w:lang w:val="en-US"/>
        </w:rPr>
        <w:t>keywords={Retina/physiology},</w:t>
      </w:r>
    </w:p>
    <w:p w14:paraId="4C666119"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Sympathetic Nervous System/physiology},</w:t>
      </w:r>
    </w:p>
    <w:p w14:paraId="0EA7E8BB" w14:textId="77777777" w:rsidR="00D564BE" w:rsidRPr="008A6322" w:rsidRDefault="00D564BE"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Young Adult},</w:t>
      </w:r>
    </w:p>
    <w:p w14:paraId="5A980FF2" w14:textId="77777777" w:rsidR="00D564BE" w:rsidRPr="008A6322" w:rsidRDefault="00D564BE" w:rsidP="008A6322">
      <w:pPr>
        <w:pStyle w:val="CommentText"/>
        <w:rPr>
          <w:lang w:val="en-US"/>
        </w:rPr>
      </w:pPr>
      <w:r w:rsidRPr="008A6322">
        <w:rPr>
          <w:lang w:val="en-US"/>
        </w:rPr>
        <w:t>abstract</w:t>
      </w:r>
      <w:proofErr w:type="gramStart"/>
      <w:r w:rsidRPr="008A6322">
        <w:rPr>
          <w:lang w:val="en-US"/>
        </w:rPr>
        <w:t>={</w:t>
      </w:r>
      <w:proofErr w:type="gramEnd"/>
      <w:r w:rsidRPr="008A6322">
        <w:rPr>
          <w:lang w:val="en-US"/>
        </w:rPr>
        <w:t>A pupillary light reflex (PLR) model was proposed in this paper by considering the iris muscle mechanical properties and modulation inputs from both parasympathetic and sympathetic systems. The model can describe very well the experimental PLR responses induced by a short light flash of various intensities. In addition, an inverse method was developed to fit numerically this model to experimental PLR data. The model was tested in experimental human PLR data to extract separately the parasympathetic and sympathetic modulations during PLR. The results indicated a higher parasympathetic and a lower sympathetic activity in females than in males, which was consistent with previous findings in cardiovascular studies. This new model may help improve our understanding of the PLR process and could be applied to analyze autonomic nervous interaction during pupillary responses.},</w:t>
      </w:r>
    </w:p>
    <w:p w14:paraId="16A891BB" w14:textId="77777777" w:rsidR="00D564BE" w:rsidRPr="008A6322" w:rsidRDefault="00D564BE" w:rsidP="008A6322">
      <w:pPr>
        <w:pStyle w:val="CommentText"/>
        <w:rPr>
          <w:lang w:val="en-US"/>
        </w:rPr>
      </w:pPr>
      <w:r w:rsidRPr="008A6322">
        <w:rPr>
          <w:lang w:val="en-US"/>
        </w:rPr>
        <w:t>note={20876003[</w:t>
      </w:r>
      <w:proofErr w:type="spellStart"/>
      <w:r w:rsidRPr="008A6322">
        <w:rPr>
          <w:lang w:val="en-US"/>
        </w:rPr>
        <w:t>pmid</w:t>
      </w:r>
      <w:proofErr w:type="spellEnd"/>
      <w:r w:rsidRPr="008A6322">
        <w:rPr>
          <w:lang w:val="en-US"/>
        </w:rPr>
        <w:t>]},</w:t>
      </w:r>
    </w:p>
    <w:p w14:paraId="5BEB6C1A" w14:textId="77777777" w:rsidR="00D564BE" w:rsidRPr="008A6322" w:rsidRDefault="00D564BE" w:rsidP="008A6322">
      <w:pPr>
        <w:pStyle w:val="CommentText"/>
        <w:rPr>
          <w:lang w:val="en-US"/>
        </w:rPr>
      </w:pPr>
      <w:r w:rsidRPr="008A6322">
        <w:rPr>
          <w:lang w:val="en-US"/>
        </w:rPr>
        <w:t>note={PMC4318650[</w:t>
      </w:r>
      <w:proofErr w:type="spellStart"/>
      <w:r w:rsidRPr="008A6322">
        <w:rPr>
          <w:lang w:val="en-US"/>
        </w:rPr>
        <w:t>pmcid</w:t>
      </w:r>
      <w:proofErr w:type="spellEnd"/>
      <w:r w:rsidRPr="008A6322">
        <w:rPr>
          <w:lang w:val="en-US"/>
        </w:rPr>
        <w:t>]},</w:t>
      </w:r>
    </w:p>
    <w:p w14:paraId="719F11FC" w14:textId="77777777" w:rsidR="00D564BE" w:rsidRPr="008A6322" w:rsidRDefault="00D564BE" w:rsidP="008A6322">
      <w:pPr>
        <w:pStyle w:val="CommentText"/>
        <w:rPr>
          <w:lang w:val="en-US"/>
        </w:rPr>
      </w:pPr>
      <w:proofErr w:type="spellStart"/>
      <w:r w:rsidRPr="008A6322">
        <w:rPr>
          <w:lang w:val="en-US"/>
        </w:rPr>
        <w:t>issn</w:t>
      </w:r>
      <w:proofErr w:type="spellEnd"/>
      <w:proofErr w:type="gramStart"/>
      <w:r w:rsidRPr="008A6322">
        <w:rPr>
          <w:lang w:val="en-US"/>
        </w:rPr>
        <w:t>={</w:t>
      </w:r>
      <w:proofErr w:type="gramEnd"/>
      <w:r w:rsidRPr="008A6322">
        <w:rPr>
          <w:lang w:val="en-US"/>
        </w:rPr>
        <w:t>1558-2531},</w:t>
      </w:r>
    </w:p>
    <w:p w14:paraId="7E81EA01" w14:textId="77777777" w:rsidR="00D564BE" w:rsidRPr="008A6322" w:rsidRDefault="00D564BE" w:rsidP="008A6322">
      <w:pPr>
        <w:pStyle w:val="CommentText"/>
        <w:rPr>
          <w:lang w:val="en-US"/>
        </w:rPr>
      </w:pPr>
      <w:proofErr w:type="spellStart"/>
      <w:r w:rsidRPr="008A6322">
        <w:rPr>
          <w:lang w:val="en-US"/>
        </w:rPr>
        <w:t>doi</w:t>
      </w:r>
      <w:proofErr w:type="spellEnd"/>
      <w:r w:rsidRPr="008A6322">
        <w:rPr>
          <w:lang w:val="en-US"/>
        </w:rPr>
        <w:t>={10.1109/TBME.2010.2080678},</w:t>
      </w:r>
    </w:p>
    <w:p w14:paraId="58FB1323" w14:textId="77777777" w:rsidR="00D564BE" w:rsidRPr="008A6322" w:rsidRDefault="00D564BE" w:rsidP="008A6322">
      <w:pPr>
        <w:pStyle w:val="CommentText"/>
        <w:rPr>
          <w:lang w:val="en-US"/>
        </w:rPr>
      </w:pPr>
      <w:proofErr w:type="spellStart"/>
      <w:r w:rsidRPr="008A6322">
        <w:rPr>
          <w:lang w:val="en-US"/>
        </w:rPr>
        <w:t>url</w:t>
      </w:r>
      <w:proofErr w:type="spellEnd"/>
      <w:r w:rsidRPr="008A6322">
        <w:rPr>
          <w:lang w:val="en-US"/>
        </w:rPr>
        <w:t>={https://www.ncbi.nlm.nih.gov/pubmed/20876003}</w:t>
      </w:r>
    </w:p>
    <w:p w14:paraId="3319F969" w14:textId="77777777" w:rsidR="00D564BE" w:rsidRPr="00625015" w:rsidRDefault="00D564BE" w:rsidP="008A6322">
      <w:pPr>
        <w:pStyle w:val="CommentText"/>
        <w:rPr>
          <w:lang w:val="en-US"/>
        </w:rPr>
      </w:pPr>
      <w:r w:rsidRPr="00625015">
        <w:rPr>
          <w:lang w:val="en-US"/>
        </w:rPr>
        <w:t>}</w:t>
      </w:r>
    </w:p>
    <w:p w14:paraId="78DCC800" w14:textId="48F1B337" w:rsidR="00D564BE" w:rsidRPr="00625015" w:rsidRDefault="00D564BE">
      <w:pPr>
        <w:pStyle w:val="CommentText"/>
        <w:rPr>
          <w:lang w:val="en-US"/>
        </w:rPr>
      </w:pPr>
    </w:p>
  </w:comment>
  <w:comment w:id="195" w:author="MenosG" w:date="2019-05-19T09:02:00Z" w:initials="M">
    <w:p w14:paraId="6DAD8BF6" w14:textId="77777777" w:rsidR="00D564BE" w:rsidRPr="00A0203C" w:rsidRDefault="00D564BE" w:rsidP="00A0203C">
      <w:pPr>
        <w:pStyle w:val="CommentText"/>
        <w:rPr>
          <w:lang w:val="en-US"/>
        </w:rPr>
      </w:pPr>
      <w:r>
        <w:rPr>
          <w:rStyle w:val="CommentReference"/>
        </w:rPr>
        <w:annotationRef/>
      </w:r>
      <w:r w:rsidRPr="00A0203C">
        <w:rPr>
          <w:lang w:val="en-US"/>
        </w:rPr>
        <w:t>@</w:t>
      </w:r>
      <w:proofErr w:type="spellStart"/>
      <w:proofErr w:type="gramStart"/>
      <w:r w:rsidRPr="00A0203C">
        <w:rPr>
          <w:lang w:val="en-US"/>
        </w:rPr>
        <w:t>inproceedings</w:t>
      </w:r>
      <w:proofErr w:type="spellEnd"/>
      <w:r w:rsidRPr="00A0203C">
        <w:rPr>
          <w:lang w:val="en-US"/>
        </w:rPr>
        <w:t>{</w:t>
      </w:r>
      <w:proofErr w:type="spellStart"/>
      <w:proofErr w:type="gramEnd"/>
      <w:r w:rsidRPr="00A0203C">
        <w:rPr>
          <w:lang w:val="en-US"/>
        </w:rPr>
        <w:t>inproceedings</w:t>
      </w:r>
      <w:proofErr w:type="spellEnd"/>
      <w:r w:rsidRPr="00A0203C">
        <w:rPr>
          <w:lang w:val="en-US"/>
        </w:rPr>
        <w:t>,</w:t>
      </w:r>
    </w:p>
    <w:p w14:paraId="35DF5E4B" w14:textId="77777777" w:rsidR="00D564BE" w:rsidRPr="00A0203C" w:rsidRDefault="00D564BE" w:rsidP="00A0203C">
      <w:pPr>
        <w:pStyle w:val="CommentText"/>
        <w:rPr>
          <w:lang w:val="en-US"/>
        </w:rPr>
      </w:pPr>
      <w:r w:rsidRPr="00A0203C">
        <w:rPr>
          <w:lang w:val="en-US"/>
        </w:rPr>
        <w:t>author = {</w:t>
      </w:r>
      <w:proofErr w:type="spellStart"/>
      <w:r w:rsidRPr="00A0203C">
        <w:rPr>
          <w:lang w:val="en-US"/>
        </w:rPr>
        <w:t>Suaste</w:t>
      </w:r>
      <w:proofErr w:type="spellEnd"/>
      <w:r w:rsidRPr="00A0203C">
        <w:rPr>
          <w:lang w:val="en-US"/>
        </w:rPr>
        <w:t>-Gómez, Ernesto and Reyes Cruz, H},</w:t>
      </w:r>
    </w:p>
    <w:p w14:paraId="55313BE3" w14:textId="77777777" w:rsidR="00D564BE" w:rsidRPr="00A0203C" w:rsidRDefault="00D564BE" w:rsidP="00A0203C">
      <w:pPr>
        <w:pStyle w:val="CommentText"/>
        <w:rPr>
          <w:lang w:val="en-US"/>
        </w:rPr>
      </w:pPr>
      <w:r w:rsidRPr="00A0203C">
        <w:rPr>
          <w:lang w:val="en-US"/>
        </w:rPr>
        <w:t>year = {2011},</w:t>
      </w:r>
    </w:p>
    <w:p w14:paraId="5CD348BB" w14:textId="77777777" w:rsidR="00D564BE" w:rsidRPr="00A0203C" w:rsidRDefault="00D564BE" w:rsidP="00A0203C">
      <w:pPr>
        <w:pStyle w:val="CommentText"/>
        <w:rPr>
          <w:lang w:val="en-US"/>
        </w:rPr>
      </w:pPr>
      <w:r w:rsidRPr="00A0203C">
        <w:rPr>
          <w:lang w:val="en-US"/>
        </w:rPr>
        <w:t>month = {07},</w:t>
      </w:r>
    </w:p>
    <w:p w14:paraId="309A22E6" w14:textId="77777777" w:rsidR="00D564BE" w:rsidRPr="00A0203C" w:rsidRDefault="00D564BE" w:rsidP="00A0203C">
      <w:pPr>
        <w:pStyle w:val="CommentText"/>
        <w:rPr>
          <w:lang w:val="en-US"/>
        </w:rPr>
      </w:pPr>
      <w:r w:rsidRPr="00A0203C">
        <w:rPr>
          <w:lang w:val="en-US"/>
        </w:rPr>
        <w:t>pages = {407-414},</w:t>
      </w:r>
    </w:p>
    <w:p w14:paraId="243999CA" w14:textId="77777777" w:rsidR="00D564BE" w:rsidRPr="00A0203C" w:rsidRDefault="00D564BE" w:rsidP="00A0203C">
      <w:pPr>
        <w:pStyle w:val="CommentText"/>
        <w:rPr>
          <w:lang w:val="en-US"/>
        </w:rPr>
      </w:pPr>
      <w:r w:rsidRPr="00A0203C">
        <w:rPr>
          <w:lang w:val="en-US"/>
        </w:rPr>
        <w:t xml:space="preserve">title = {Inverse dynamic model of the pupil muscle plant in the simulation of response to sound, stimuli and </w:t>
      </w:r>
      <w:proofErr w:type="spellStart"/>
      <w:r w:rsidRPr="00A0203C">
        <w:rPr>
          <w:lang w:val="en-US"/>
        </w:rPr>
        <w:t>hippus</w:t>
      </w:r>
      <w:proofErr w:type="spellEnd"/>
      <w:r w:rsidRPr="00A0203C">
        <w:rPr>
          <w:lang w:val="en-US"/>
        </w:rPr>
        <w:t>},</w:t>
      </w:r>
    </w:p>
    <w:p w14:paraId="50CD91C1" w14:textId="77777777" w:rsidR="00D564BE" w:rsidRPr="00A0203C" w:rsidRDefault="00D564BE" w:rsidP="00A0203C">
      <w:pPr>
        <w:pStyle w:val="CommentText"/>
        <w:rPr>
          <w:lang w:val="en-US"/>
        </w:rPr>
      </w:pPr>
      <w:r w:rsidRPr="00A0203C">
        <w:rPr>
          <w:lang w:val="en-US"/>
        </w:rPr>
        <w:t>volume = {15},</w:t>
      </w:r>
    </w:p>
    <w:p w14:paraId="795D7BDE" w14:textId="77777777" w:rsidR="00D564BE" w:rsidRPr="00A0203C" w:rsidRDefault="00D564BE" w:rsidP="00A0203C">
      <w:pPr>
        <w:pStyle w:val="CommentText"/>
        <w:rPr>
          <w:lang w:val="en-US"/>
        </w:rPr>
      </w:pPr>
      <w:proofErr w:type="spellStart"/>
      <w:r w:rsidRPr="00A0203C">
        <w:rPr>
          <w:lang w:val="en-US"/>
        </w:rPr>
        <w:t>isbn</w:t>
      </w:r>
      <w:proofErr w:type="spellEnd"/>
      <w:r w:rsidRPr="00A0203C">
        <w:rPr>
          <w:lang w:val="en-US"/>
        </w:rPr>
        <w:t xml:space="preserve"> = {9781845645243},</w:t>
      </w:r>
    </w:p>
    <w:p w14:paraId="1265DCED" w14:textId="77777777" w:rsidR="00D564BE" w:rsidRPr="00A0203C" w:rsidRDefault="00D564BE" w:rsidP="00A0203C">
      <w:pPr>
        <w:pStyle w:val="CommentText"/>
        <w:rPr>
          <w:lang w:val="en-US"/>
        </w:rPr>
      </w:pPr>
      <w:r w:rsidRPr="00A0203C">
        <w:rPr>
          <w:lang w:val="en-US"/>
        </w:rPr>
        <w:t>journal = {WIT Transactions on Biomedicine and Health},</w:t>
      </w:r>
    </w:p>
    <w:p w14:paraId="68D92B83" w14:textId="77777777" w:rsidR="00D564BE" w:rsidRDefault="00D564BE" w:rsidP="00A0203C">
      <w:pPr>
        <w:pStyle w:val="CommentText"/>
      </w:pPr>
      <w:r>
        <w:t>doi = {10.2495/EHR110351}</w:t>
      </w:r>
    </w:p>
    <w:p w14:paraId="1DF434B2" w14:textId="6E67425D" w:rsidR="00D564BE" w:rsidRDefault="00D564BE" w:rsidP="00A0203C">
      <w:pPr>
        <w:pStyle w:val="CommentText"/>
      </w:pPr>
      <w:r>
        <w:t>}</w:t>
      </w:r>
    </w:p>
  </w:comment>
  <w:comment w:id="447" w:author="MenosG" w:date="2019-05-06T20:49:00Z" w:initials="M">
    <w:p w14:paraId="6DFA7B35" w14:textId="180DC4DC" w:rsidR="00D564BE" w:rsidRPr="00D97922" w:rsidRDefault="00D564BE">
      <w:pPr>
        <w:pStyle w:val="CommentText"/>
      </w:pPr>
      <w:r>
        <w:rPr>
          <w:rStyle w:val="CommentReference"/>
        </w:rPr>
        <w:annotationRef/>
      </w:r>
      <w:r w:rsidRPr="00D97922">
        <w:t>&lt;</w:t>
      </w:r>
      <w:proofErr w:type="spellStart"/>
      <w:r w:rsidRPr="00D97922">
        <w:t>wstawic</w:t>
      </w:r>
      <w:proofErr w:type="spellEnd"/>
      <w:r w:rsidRPr="00D97922">
        <w:t xml:space="preserve"> </w:t>
      </w:r>
      <w:proofErr w:type="spellStart"/>
      <w:r w:rsidRPr="00D97922">
        <w:t>pare</w:t>
      </w:r>
      <w:proofErr w:type="spellEnd"/>
      <w:r w:rsidRPr="00D97922">
        <w:t xml:space="preserve"> </w:t>
      </w:r>
      <w:proofErr w:type="spellStart"/>
      <w:r w:rsidRPr="00D97922">
        <w:t>odwolan</w:t>
      </w:r>
      <w:proofErr w:type="spellEnd"/>
      <w:r w:rsidRPr="00D97922">
        <w:t xml:space="preserve"> do eksperymentow&gt;</w:t>
      </w:r>
    </w:p>
  </w:comment>
  <w:comment w:id="448" w:author="MenosG" w:date="2019-05-18T18:31:00Z" w:initials="M">
    <w:p w14:paraId="07DACC71" w14:textId="77777777" w:rsidR="00D564BE" w:rsidRPr="000950B1" w:rsidRDefault="00D564BE" w:rsidP="000950B1">
      <w:pPr>
        <w:pStyle w:val="HTMLPreformatted"/>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gramEnd"/>
      <w:r w:rsidRPr="000950B1">
        <w:rPr>
          <w:lang w:val="en-US"/>
        </w:rPr>
        <w:t>Li:2006:OLH:1117309.1117350,</w:t>
      </w:r>
    </w:p>
    <w:p w14:paraId="6FE1BA54" w14:textId="77777777" w:rsidR="00D564BE" w:rsidRPr="000950B1" w:rsidRDefault="00D564BE" w:rsidP="000950B1">
      <w:pPr>
        <w:pStyle w:val="HTMLPreformatted"/>
        <w:rPr>
          <w:lang w:val="en-US"/>
        </w:rPr>
      </w:pPr>
      <w:r w:rsidRPr="000950B1">
        <w:rPr>
          <w:lang w:val="en-US"/>
        </w:rPr>
        <w:t xml:space="preserve"> author = {Li, </w:t>
      </w:r>
      <w:proofErr w:type="spellStart"/>
      <w:r w:rsidRPr="000950B1">
        <w:rPr>
          <w:lang w:val="en-US"/>
        </w:rPr>
        <w:t>Dongheng</w:t>
      </w:r>
      <w:proofErr w:type="spellEnd"/>
      <w:r w:rsidRPr="000950B1">
        <w:rPr>
          <w:lang w:val="en-US"/>
        </w:rPr>
        <w:t xml:space="preserve"> and Babcock, Jason and Parkhurst, Derrick J.},</w:t>
      </w:r>
    </w:p>
    <w:p w14:paraId="41B619F5" w14:textId="77777777" w:rsidR="00D564BE" w:rsidRPr="000950B1" w:rsidRDefault="00D564BE" w:rsidP="000950B1">
      <w:pPr>
        <w:pStyle w:val="HTMLPreformatted"/>
        <w:rPr>
          <w:lang w:val="en-US"/>
        </w:rPr>
      </w:pPr>
      <w:r w:rsidRPr="000950B1">
        <w:rPr>
          <w:lang w:val="en-US"/>
        </w:rPr>
        <w:t xml:space="preserve"> title = {</w:t>
      </w:r>
      <w:proofErr w:type="spellStart"/>
      <w:r w:rsidRPr="000950B1">
        <w:rPr>
          <w:lang w:val="en-US"/>
        </w:rPr>
        <w:t>openEyes</w:t>
      </w:r>
      <w:proofErr w:type="spellEnd"/>
      <w:r w:rsidRPr="000950B1">
        <w:rPr>
          <w:lang w:val="en-US"/>
        </w:rPr>
        <w:t>: A Low-cost Head-mounted Eye-tracking Solution},</w:t>
      </w:r>
    </w:p>
    <w:p w14:paraId="020EA626"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booktitle</w:t>
      </w:r>
      <w:proofErr w:type="spellEnd"/>
      <w:r w:rsidRPr="000950B1">
        <w:rPr>
          <w:lang w:val="en-US"/>
        </w:rPr>
        <w:t xml:space="preserve"> = {Proceedings of the 2006 Symposium on Eye Tracking Research \&amp;Amp; Applications},</w:t>
      </w:r>
    </w:p>
    <w:p w14:paraId="0708A0A1" w14:textId="77777777" w:rsidR="00D564BE" w:rsidRPr="000950B1" w:rsidRDefault="00D564BE" w:rsidP="000950B1">
      <w:pPr>
        <w:pStyle w:val="HTMLPreformatted"/>
        <w:rPr>
          <w:lang w:val="en-US"/>
        </w:rPr>
      </w:pPr>
      <w:r w:rsidRPr="000950B1">
        <w:rPr>
          <w:lang w:val="en-US"/>
        </w:rPr>
        <w:t xml:space="preserve"> series = {ETRA '06},</w:t>
      </w:r>
    </w:p>
    <w:p w14:paraId="7106E308" w14:textId="77777777" w:rsidR="00D564BE" w:rsidRPr="000950B1" w:rsidRDefault="00D564BE" w:rsidP="000950B1">
      <w:pPr>
        <w:pStyle w:val="HTMLPreformatted"/>
        <w:rPr>
          <w:lang w:val="en-US"/>
        </w:rPr>
      </w:pPr>
      <w:r w:rsidRPr="000950B1">
        <w:rPr>
          <w:lang w:val="en-US"/>
        </w:rPr>
        <w:t xml:space="preserve"> year = {2006},</w:t>
      </w:r>
    </w:p>
    <w:p w14:paraId="304090A0"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isbn</w:t>
      </w:r>
      <w:proofErr w:type="spellEnd"/>
      <w:r w:rsidRPr="000950B1">
        <w:rPr>
          <w:lang w:val="en-US"/>
        </w:rPr>
        <w:t xml:space="preserve"> = {1-59593-305-0},</w:t>
      </w:r>
    </w:p>
    <w:p w14:paraId="37F915E1" w14:textId="77777777" w:rsidR="00D564BE" w:rsidRPr="000950B1" w:rsidRDefault="00D564BE" w:rsidP="000950B1">
      <w:pPr>
        <w:pStyle w:val="HTMLPreformatted"/>
        <w:rPr>
          <w:lang w:val="en-US"/>
        </w:rPr>
      </w:pPr>
      <w:r w:rsidRPr="000950B1">
        <w:rPr>
          <w:lang w:val="en-US"/>
        </w:rPr>
        <w:t xml:space="preserve"> location = {San Diego, California},</w:t>
      </w:r>
    </w:p>
    <w:p w14:paraId="69C924B7" w14:textId="77777777" w:rsidR="00D564BE" w:rsidRPr="000950B1" w:rsidRDefault="00D564BE" w:rsidP="000950B1">
      <w:pPr>
        <w:pStyle w:val="HTMLPreformatted"/>
        <w:rPr>
          <w:lang w:val="en-US"/>
        </w:rPr>
      </w:pPr>
      <w:r w:rsidRPr="000950B1">
        <w:rPr>
          <w:lang w:val="en-US"/>
        </w:rPr>
        <w:t xml:space="preserve"> pages = {95--100},</w:t>
      </w:r>
    </w:p>
    <w:p w14:paraId="6492615C"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numpages</w:t>
      </w:r>
      <w:proofErr w:type="spellEnd"/>
      <w:r w:rsidRPr="000950B1">
        <w:rPr>
          <w:lang w:val="en-US"/>
        </w:rPr>
        <w:t xml:space="preserve"> = {6},</w:t>
      </w:r>
    </w:p>
    <w:p w14:paraId="5EAE014D"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url</w:t>
      </w:r>
      <w:proofErr w:type="spellEnd"/>
      <w:r w:rsidRPr="000950B1">
        <w:rPr>
          <w:lang w:val="en-US"/>
        </w:rPr>
        <w:t xml:space="preserve"> = {http://doi.acm.org/10.1145/1117309.1117350},</w:t>
      </w:r>
    </w:p>
    <w:p w14:paraId="5474E2FA"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doi</w:t>
      </w:r>
      <w:proofErr w:type="spellEnd"/>
      <w:r w:rsidRPr="000950B1">
        <w:rPr>
          <w:lang w:val="en-US"/>
        </w:rPr>
        <w:t xml:space="preserve"> = {10.1145/1117309.1117350},</w:t>
      </w:r>
    </w:p>
    <w:p w14:paraId="23348244" w14:textId="77777777" w:rsidR="00D564BE" w:rsidRPr="000950B1" w:rsidRDefault="00D564BE" w:rsidP="000950B1">
      <w:pPr>
        <w:pStyle w:val="HTMLPreformatted"/>
        <w:rPr>
          <w:lang w:val="en-US"/>
        </w:rPr>
      </w:pPr>
      <w:r w:rsidRPr="000950B1">
        <w:rPr>
          <w:lang w:val="en-US"/>
        </w:rPr>
        <w:t xml:space="preserve"> </w:t>
      </w:r>
      <w:proofErr w:type="spellStart"/>
      <w:r w:rsidRPr="000950B1">
        <w:rPr>
          <w:lang w:val="en-US"/>
        </w:rPr>
        <w:t>acmid</w:t>
      </w:r>
      <w:proofErr w:type="spellEnd"/>
      <w:r w:rsidRPr="000950B1">
        <w:rPr>
          <w:lang w:val="en-US"/>
        </w:rPr>
        <w:t xml:space="preserve"> = {1117350},</w:t>
      </w:r>
    </w:p>
    <w:p w14:paraId="30761E54" w14:textId="77777777" w:rsidR="00D564BE" w:rsidRPr="000950B1" w:rsidRDefault="00D564BE" w:rsidP="000950B1">
      <w:pPr>
        <w:pStyle w:val="HTMLPreformatted"/>
        <w:rPr>
          <w:lang w:val="en-US"/>
        </w:rPr>
      </w:pPr>
      <w:r w:rsidRPr="000950B1">
        <w:rPr>
          <w:lang w:val="en-US"/>
        </w:rPr>
        <w:t xml:space="preserve"> publisher = {ACM},</w:t>
      </w:r>
    </w:p>
    <w:p w14:paraId="3E765C20" w14:textId="77777777" w:rsidR="00D564BE" w:rsidRPr="000950B1" w:rsidRDefault="00D564BE" w:rsidP="000950B1">
      <w:pPr>
        <w:pStyle w:val="HTMLPreformatted"/>
        <w:rPr>
          <w:lang w:val="en-US"/>
        </w:rPr>
      </w:pPr>
      <w:r w:rsidRPr="000950B1">
        <w:rPr>
          <w:lang w:val="en-US"/>
        </w:rPr>
        <w:t xml:space="preserve"> address = {New York, NY, USA},</w:t>
      </w:r>
    </w:p>
    <w:p w14:paraId="5DB908C5" w14:textId="77777777" w:rsidR="00D564BE" w:rsidRPr="000950B1" w:rsidRDefault="00D564BE" w:rsidP="000950B1">
      <w:pPr>
        <w:pStyle w:val="HTMLPreformatted"/>
        <w:rPr>
          <w:lang w:val="en-US"/>
        </w:rPr>
      </w:pPr>
      <w:r w:rsidRPr="000950B1">
        <w:rPr>
          <w:lang w:val="en-US"/>
        </w:rPr>
        <w:t xml:space="preserve"> keywords = {consumer-grade off-the-shelf parts, human computer interaction, video-based eye-tracking},</w:t>
      </w:r>
    </w:p>
    <w:p w14:paraId="1E9262E8" w14:textId="77777777" w:rsidR="00D564BE" w:rsidRPr="000950B1" w:rsidRDefault="00D564BE" w:rsidP="000950B1">
      <w:pPr>
        <w:pStyle w:val="HTMLPreformatted"/>
        <w:rPr>
          <w:lang w:val="en-US"/>
        </w:rPr>
      </w:pPr>
      <w:r w:rsidRPr="000950B1">
        <w:rPr>
          <w:lang w:val="en-US"/>
        </w:rPr>
        <w:t xml:space="preserve">} </w:t>
      </w:r>
    </w:p>
    <w:p w14:paraId="46C826F7" w14:textId="078BB1F1" w:rsidR="00D564BE" w:rsidRPr="000950B1" w:rsidRDefault="00D564BE">
      <w:pPr>
        <w:pStyle w:val="CommentText"/>
        <w:rPr>
          <w:lang w:val="en-US"/>
        </w:rPr>
      </w:pPr>
    </w:p>
  </w:comment>
  <w:comment w:id="449" w:author="MenosG" w:date="2019-05-18T18:33:00Z" w:initials="M">
    <w:p w14:paraId="704FD56A" w14:textId="77777777" w:rsidR="00D564BE" w:rsidRPr="000950B1" w:rsidRDefault="00D564BE" w:rsidP="000950B1">
      <w:pPr>
        <w:pStyle w:val="CommentText"/>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spellStart"/>
      <w:proofErr w:type="gramEnd"/>
      <w:r w:rsidRPr="000950B1">
        <w:rPr>
          <w:lang w:val="en-US"/>
        </w:rPr>
        <w:t>inproceedings</w:t>
      </w:r>
      <w:proofErr w:type="spellEnd"/>
      <w:r w:rsidRPr="000950B1">
        <w:rPr>
          <w:lang w:val="en-US"/>
        </w:rPr>
        <w:t>,</w:t>
      </w:r>
    </w:p>
    <w:p w14:paraId="41BB46DB" w14:textId="77777777" w:rsidR="00D564BE" w:rsidRPr="000950B1" w:rsidRDefault="00D564BE" w:rsidP="000950B1">
      <w:pPr>
        <w:pStyle w:val="CommentText"/>
        <w:rPr>
          <w:lang w:val="en-US"/>
        </w:rPr>
      </w:pPr>
      <w:r w:rsidRPr="000950B1">
        <w:rPr>
          <w:lang w:val="en-US"/>
        </w:rPr>
        <w:t xml:space="preserve">author = {Kruger, Jan-Louis and </w:t>
      </w:r>
      <w:proofErr w:type="spellStart"/>
      <w:r w:rsidRPr="000950B1">
        <w:rPr>
          <w:lang w:val="en-US"/>
        </w:rPr>
        <w:t>Hefer-Jordaan</w:t>
      </w:r>
      <w:proofErr w:type="spellEnd"/>
      <w:r w:rsidRPr="000950B1">
        <w:rPr>
          <w:lang w:val="en-US"/>
        </w:rPr>
        <w:t xml:space="preserve">, </w:t>
      </w:r>
      <w:proofErr w:type="spellStart"/>
      <w:r w:rsidRPr="000950B1">
        <w:rPr>
          <w:lang w:val="en-US"/>
        </w:rPr>
        <w:t>Esté</w:t>
      </w:r>
      <w:proofErr w:type="spellEnd"/>
      <w:r w:rsidRPr="000950B1">
        <w:rPr>
          <w:lang w:val="en-US"/>
        </w:rPr>
        <w:t xml:space="preserve"> and Matthew, Gordon},</w:t>
      </w:r>
    </w:p>
    <w:p w14:paraId="489A296F" w14:textId="77777777" w:rsidR="00D564BE" w:rsidRPr="000950B1" w:rsidRDefault="00D564BE" w:rsidP="000950B1">
      <w:pPr>
        <w:pStyle w:val="CommentText"/>
        <w:rPr>
          <w:lang w:val="en-US"/>
        </w:rPr>
      </w:pPr>
      <w:r w:rsidRPr="000950B1">
        <w:rPr>
          <w:lang w:val="en-US"/>
        </w:rPr>
        <w:t>year = {2013},</w:t>
      </w:r>
    </w:p>
    <w:p w14:paraId="5D34540D" w14:textId="77777777" w:rsidR="00D564BE" w:rsidRPr="000950B1" w:rsidRDefault="00D564BE" w:rsidP="000950B1">
      <w:pPr>
        <w:pStyle w:val="CommentText"/>
        <w:rPr>
          <w:lang w:val="en-US"/>
        </w:rPr>
      </w:pPr>
      <w:r w:rsidRPr="000950B1">
        <w:rPr>
          <w:lang w:val="en-US"/>
        </w:rPr>
        <w:t>month = {08},</w:t>
      </w:r>
    </w:p>
    <w:p w14:paraId="3B895090" w14:textId="77777777" w:rsidR="00D564BE" w:rsidRPr="000950B1" w:rsidRDefault="00D564BE" w:rsidP="000950B1">
      <w:pPr>
        <w:pStyle w:val="CommentText"/>
        <w:rPr>
          <w:lang w:val="en-US"/>
        </w:rPr>
      </w:pPr>
      <w:r w:rsidRPr="000950B1">
        <w:rPr>
          <w:lang w:val="en-US"/>
        </w:rPr>
        <w:t>pages = {62-66},</w:t>
      </w:r>
    </w:p>
    <w:p w14:paraId="1DE475FD" w14:textId="77777777" w:rsidR="00D564BE" w:rsidRPr="000950B1" w:rsidRDefault="00D564BE" w:rsidP="000950B1">
      <w:pPr>
        <w:pStyle w:val="CommentText"/>
        <w:rPr>
          <w:lang w:val="en-US"/>
        </w:rPr>
      </w:pPr>
      <w:r w:rsidRPr="000950B1">
        <w:rPr>
          <w:lang w:val="en-US"/>
        </w:rPr>
        <w:t>title = {Measuring the impact of subtitles on cognitive load: Eye tracking and dynamic audiovisual texts},</w:t>
      </w:r>
    </w:p>
    <w:p w14:paraId="608F1DEF" w14:textId="77777777" w:rsidR="00D564BE" w:rsidRPr="000950B1" w:rsidRDefault="00D564BE" w:rsidP="000950B1">
      <w:pPr>
        <w:pStyle w:val="CommentText"/>
        <w:rPr>
          <w:lang w:val="en-US"/>
        </w:rPr>
      </w:pPr>
      <w:r w:rsidRPr="000950B1">
        <w:rPr>
          <w:lang w:val="en-US"/>
        </w:rPr>
        <w:t>journal = {ACM International Conference Proceeding Series},</w:t>
      </w:r>
    </w:p>
    <w:p w14:paraId="6D7C4E69" w14:textId="77777777" w:rsidR="00D564BE" w:rsidRPr="00AB2187" w:rsidRDefault="00D564BE" w:rsidP="000950B1">
      <w:pPr>
        <w:pStyle w:val="CommentText"/>
        <w:rPr>
          <w:lang w:val="en-US"/>
        </w:rPr>
      </w:pPr>
      <w:proofErr w:type="spellStart"/>
      <w:r w:rsidRPr="00AB2187">
        <w:rPr>
          <w:lang w:val="en-US"/>
        </w:rPr>
        <w:t>doi</w:t>
      </w:r>
      <w:proofErr w:type="spellEnd"/>
      <w:r w:rsidRPr="00AB2187">
        <w:rPr>
          <w:lang w:val="en-US"/>
        </w:rPr>
        <w:t xml:space="preserve"> = {10.1145/2509315.2509331}</w:t>
      </w:r>
    </w:p>
    <w:p w14:paraId="2486A4EB" w14:textId="54D90442" w:rsidR="00D564BE" w:rsidRPr="00AB2187" w:rsidRDefault="00D564BE" w:rsidP="000950B1">
      <w:pPr>
        <w:pStyle w:val="CommentText"/>
        <w:rPr>
          <w:lang w:val="en-US"/>
        </w:rPr>
      </w:pPr>
      <w:r w:rsidRPr="00AB2187">
        <w:rPr>
          <w:lang w:val="en-US"/>
        </w:rPr>
        <w:t>}</w:t>
      </w:r>
    </w:p>
  </w:comment>
  <w:comment w:id="465" w:author="MenosG" w:date="2019-05-06T20:51:00Z" w:initials="M">
    <w:p w14:paraId="1237040E" w14:textId="28EEB0C7" w:rsidR="00D564BE" w:rsidRPr="00AB2187" w:rsidRDefault="00D564BE">
      <w:pPr>
        <w:pStyle w:val="CommentText"/>
        <w:rPr>
          <w:lang w:val="en-US"/>
        </w:rPr>
      </w:pPr>
      <w:r>
        <w:rPr>
          <w:rStyle w:val="CommentReference"/>
        </w:rPr>
        <w:annotationRef/>
      </w:r>
      <w:proofErr w:type="spellStart"/>
      <w:r w:rsidRPr="00AB2187">
        <w:rPr>
          <w:lang w:val="en-US"/>
        </w:rPr>
        <w:t>Dodac</w:t>
      </w:r>
      <w:proofErr w:type="spellEnd"/>
      <w:r w:rsidRPr="00AB2187">
        <w:rPr>
          <w:lang w:val="en-US"/>
        </w:rPr>
        <w:t xml:space="preserve"> </w:t>
      </w:r>
      <w:proofErr w:type="spellStart"/>
      <w:r w:rsidRPr="00AB2187">
        <w:rPr>
          <w:lang w:val="en-US"/>
        </w:rPr>
        <w:t>jakies</w:t>
      </w:r>
      <w:proofErr w:type="spellEnd"/>
    </w:p>
  </w:comment>
  <w:comment w:id="466" w:author="MenosG" w:date="2019-05-18T18:21:00Z" w:initials="M">
    <w:p w14:paraId="21203287" w14:textId="77777777" w:rsidR="00D564BE" w:rsidRPr="003D28BA" w:rsidRDefault="00D564BE"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Tsukada:2012:AAE:2168556.2168597,</w:t>
      </w:r>
    </w:p>
    <w:p w14:paraId="6B3F1A04"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author = {</w:t>
      </w:r>
      <w:proofErr w:type="spellStart"/>
      <w:r w:rsidRPr="003D28BA">
        <w:rPr>
          <w:rFonts w:ascii="Courier New" w:hAnsi="Courier New" w:cs="Courier New"/>
          <w:lang w:val="en-US"/>
        </w:rPr>
        <w:t>Tsukada</w:t>
      </w:r>
      <w:proofErr w:type="spellEnd"/>
      <w:r w:rsidRPr="003D28BA">
        <w:rPr>
          <w:rFonts w:ascii="Courier New" w:hAnsi="Courier New" w:cs="Courier New"/>
          <w:lang w:val="en-US"/>
        </w:rPr>
        <w:t xml:space="preserve">, Akihiro and </w:t>
      </w:r>
      <w:proofErr w:type="spellStart"/>
      <w:r w:rsidRPr="003D28BA">
        <w:rPr>
          <w:rFonts w:ascii="Courier New" w:hAnsi="Courier New" w:cs="Courier New"/>
          <w:lang w:val="en-US"/>
        </w:rPr>
        <w:t>Kanade</w:t>
      </w:r>
      <w:proofErr w:type="spellEnd"/>
      <w:r w:rsidRPr="003D28BA">
        <w:rPr>
          <w:rFonts w:ascii="Courier New" w:hAnsi="Courier New" w:cs="Courier New"/>
          <w:lang w:val="en-US"/>
        </w:rPr>
        <w:t>, Takeo},</w:t>
      </w:r>
    </w:p>
    <w:p w14:paraId="6ED5F566"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title = {Automatic Acquisition of a 3D Eye Model for a Wearable First-person Vision Device},</w:t>
      </w:r>
    </w:p>
    <w:p w14:paraId="21344444"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booktitle</w:t>
      </w:r>
      <w:proofErr w:type="spellEnd"/>
      <w:r w:rsidRPr="003D28BA">
        <w:rPr>
          <w:rFonts w:ascii="Courier New" w:hAnsi="Courier New" w:cs="Courier New"/>
          <w:lang w:val="en-US"/>
        </w:rPr>
        <w:t xml:space="preserve"> = {Proceedings of the Symposium on Eye Tracking Research and Applications},</w:t>
      </w:r>
    </w:p>
    <w:p w14:paraId="6D2BA211"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series = {ETRA '12},</w:t>
      </w:r>
    </w:p>
    <w:p w14:paraId="3DF55D50"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year = {2012},</w:t>
      </w:r>
    </w:p>
    <w:p w14:paraId="090998B6"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isbn</w:t>
      </w:r>
      <w:proofErr w:type="spellEnd"/>
      <w:r w:rsidRPr="003D28BA">
        <w:rPr>
          <w:rFonts w:ascii="Courier New" w:hAnsi="Courier New" w:cs="Courier New"/>
          <w:lang w:val="en-US"/>
        </w:rPr>
        <w:t xml:space="preserve"> = {978-1-4503-1221-9},</w:t>
      </w:r>
    </w:p>
    <w:p w14:paraId="50343F01"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location = {Santa Barbara, California},</w:t>
      </w:r>
    </w:p>
    <w:p w14:paraId="7F61EEBD"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pages = {213--216},</w:t>
      </w:r>
    </w:p>
    <w:p w14:paraId="6B10BFA5"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numpages</w:t>
      </w:r>
      <w:proofErr w:type="spellEnd"/>
      <w:r w:rsidRPr="003D28BA">
        <w:rPr>
          <w:rFonts w:ascii="Courier New" w:hAnsi="Courier New" w:cs="Courier New"/>
          <w:lang w:val="en-US"/>
        </w:rPr>
        <w:t xml:space="preserve"> = {4},</w:t>
      </w:r>
    </w:p>
    <w:p w14:paraId="7C9507DC"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url</w:t>
      </w:r>
      <w:proofErr w:type="spellEnd"/>
      <w:r w:rsidRPr="003D28BA">
        <w:rPr>
          <w:rFonts w:ascii="Courier New" w:hAnsi="Courier New" w:cs="Courier New"/>
          <w:lang w:val="en-US"/>
        </w:rPr>
        <w:t xml:space="preserve"> = {http://doi.acm.org/10.1145/2168556.2168597},</w:t>
      </w:r>
    </w:p>
    <w:p w14:paraId="7C5B8AEA"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doi</w:t>
      </w:r>
      <w:proofErr w:type="spellEnd"/>
      <w:r w:rsidRPr="003D28BA">
        <w:rPr>
          <w:rFonts w:ascii="Courier New" w:hAnsi="Courier New" w:cs="Courier New"/>
          <w:lang w:val="en-US"/>
        </w:rPr>
        <w:t xml:space="preserve"> = {10.1145/2168556.2168597},</w:t>
      </w:r>
    </w:p>
    <w:p w14:paraId="5EED26EC"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acmid</w:t>
      </w:r>
      <w:proofErr w:type="spellEnd"/>
      <w:r w:rsidRPr="003D28BA">
        <w:rPr>
          <w:rFonts w:ascii="Courier New" w:hAnsi="Courier New" w:cs="Courier New"/>
          <w:lang w:val="en-US"/>
        </w:rPr>
        <w:t xml:space="preserve"> = {2168597},</w:t>
      </w:r>
    </w:p>
    <w:p w14:paraId="4AFB0593"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publisher = {ACM},</w:t>
      </w:r>
    </w:p>
    <w:p w14:paraId="1B11AA14"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address = {New York, NY, USA},</w:t>
      </w:r>
    </w:p>
    <w:p w14:paraId="0FB6744C"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keywords = {3D eye model, eye tracking, first-person vision, gaze tracking, wearable device},</w:t>
      </w:r>
    </w:p>
    <w:p w14:paraId="65982F78" w14:textId="77777777" w:rsidR="00D564BE" w:rsidRPr="003D28BA" w:rsidRDefault="00D564BE"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
    <w:p w14:paraId="7638F54B" w14:textId="24B2580D" w:rsidR="00D564BE" w:rsidRPr="003D28BA" w:rsidRDefault="00D564BE">
      <w:pPr>
        <w:pStyle w:val="CommentText"/>
        <w:rPr>
          <w:lang w:val="en-US"/>
        </w:rPr>
      </w:pPr>
    </w:p>
  </w:comment>
  <w:comment w:id="467" w:author="MenosG" w:date="2019-05-18T18:28:00Z" w:initials="M">
    <w:p w14:paraId="642006B0" w14:textId="77777777" w:rsidR="00D564BE" w:rsidRPr="003D28BA" w:rsidRDefault="00D564BE"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Swirski2013,</w:t>
      </w:r>
    </w:p>
    <w:p w14:paraId="3BAD8C1E" w14:textId="77777777" w:rsidR="00D564BE" w:rsidRPr="003D28BA" w:rsidRDefault="00D564BE" w:rsidP="003D28BA">
      <w:pPr>
        <w:pStyle w:val="HTMLPreformatted"/>
        <w:rPr>
          <w:lang w:val="en-US"/>
        </w:rPr>
      </w:pPr>
      <w:r w:rsidRPr="003D28BA">
        <w:rPr>
          <w:lang w:val="en-US"/>
        </w:rPr>
        <w:t xml:space="preserve">    author    = {Lech \'</w:t>
      </w:r>
      <w:proofErr w:type="spellStart"/>
      <w:r w:rsidRPr="003D28BA">
        <w:rPr>
          <w:lang w:val="en-US"/>
        </w:rPr>
        <w:t>Swirski</w:t>
      </w:r>
      <w:proofErr w:type="spellEnd"/>
      <w:r w:rsidRPr="003D28BA">
        <w:rPr>
          <w:lang w:val="en-US"/>
        </w:rPr>
        <w:t xml:space="preserve"> and Neil A. Dodgson},</w:t>
      </w:r>
    </w:p>
    <w:p w14:paraId="0BE5303F" w14:textId="77777777" w:rsidR="00D564BE" w:rsidRPr="003D28BA" w:rsidRDefault="00D564BE" w:rsidP="003D28BA">
      <w:pPr>
        <w:pStyle w:val="HTMLPreformatted"/>
        <w:rPr>
          <w:lang w:val="en-US"/>
        </w:rPr>
      </w:pPr>
      <w:r w:rsidRPr="003D28BA">
        <w:rPr>
          <w:lang w:val="en-US"/>
        </w:rPr>
        <w:t xml:space="preserve">    title     = {A fully-automatic, temporal approach to single camera, glint-free 3D eye model fitting [Abstract]},</w:t>
      </w:r>
    </w:p>
    <w:p w14:paraId="72789017" w14:textId="77777777" w:rsidR="00D564BE" w:rsidRPr="003D28BA" w:rsidRDefault="00D564BE" w:rsidP="003D28BA">
      <w:pPr>
        <w:pStyle w:val="HTMLPreformatted"/>
        <w:rPr>
          <w:lang w:val="en-US"/>
        </w:rPr>
      </w:pPr>
      <w:r w:rsidRPr="003D28BA">
        <w:rPr>
          <w:lang w:val="en-US"/>
        </w:rPr>
        <w:t xml:space="preserve">    </w:t>
      </w:r>
      <w:proofErr w:type="spellStart"/>
      <w:r w:rsidRPr="003D28BA">
        <w:rPr>
          <w:lang w:val="en-US"/>
        </w:rPr>
        <w:t>booktitle</w:t>
      </w:r>
      <w:proofErr w:type="spellEnd"/>
      <w:r w:rsidRPr="003D28BA">
        <w:rPr>
          <w:lang w:val="en-US"/>
        </w:rPr>
        <w:t xml:space="preserve"> = {Proceedings of ECEM 2013},</w:t>
      </w:r>
    </w:p>
    <w:p w14:paraId="163CACD5" w14:textId="77777777" w:rsidR="00D564BE" w:rsidRPr="003D28BA" w:rsidRDefault="00D564BE" w:rsidP="003D28BA">
      <w:pPr>
        <w:pStyle w:val="HTMLPreformatted"/>
        <w:rPr>
          <w:lang w:val="en-US"/>
        </w:rPr>
      </w:pPr>
      <w:r w:rsidRPr="003D28BA">
        <w:rPr>
          <w:lang w:val="en-US"/>
        </w:rPr>
        <w:t xml:space="preserve">    month     = </w:t>
      </w:r>
      <w:proofErr w:type="spellStart"/>
      <w:r w:rsidRPr="003D28BA">
        <w:rPr>
          <w:lang w:val="en-US"/>
        </w:rPr>
        <w:t>aug</w:t>
      </w:r>
      <w:proofErr w:type="spellEnd"/>
      <w:r w:rsidRPr="003D28BA">
        <w:rPr>
          <w:lang w:val="en-US"/>
        </w:rPr>
        <w:t>,</w:t>
      </w:r>
    </w:p>
    <w:p w14:paraId="30BF1F34" w14:textId="77777777" w:rsidR="00D564BE" w:rsidRPr="003D28BA" w:rsidRDefault="00D564BE" w:rsidP="003D28BA">
      <w:pPr>
        <w:pStyle w:val="HTMLPreformatted"/>
        <w:rPr>
          <w:lang w:val="en-US"/>
        </w:rPr>
      </w:pPr>
      <w:r w:rsidRPr="003D28BA">
        <w:rPr>
          <w:lang w:val="en-US"/>
        </w:rPr>
        <w:t xml:space="preserve">    year      = {2013},</w:t>
      </w:r>
    </w:p>
    <w:p w14:paraId="2F1CCDBB" w14:textId="77777777" w:rsidR="00D564BE" w:rsidRPr="003D28BA" w:rsidRDefault="00D564BE" w:rsidP="003D28BA">
      <w:pPr>
        <w:pStyle w:val="HTMLPreformatted"/>
        <w:rPr>
          <w:lang w:val="en-US"/>
        </w:rPr>
      </w:pPr>
      <w:r w:rsidRPr="003D28BA">
        <w:rPr>
          <w:lang w:val="en-US"/>
        </w:rPr>
        <w:t xml:space="preserve">    </w:t>
      </w:r>
      <w:proofErr w:type="gramStart"/>
      <w:r w:rsidRPr="003D28BA">
        <w:rPr>
          <w:lang w:val="en-US"/>
        </w:rPr>
        <w:t>location  =</w:t>
      </w:r>
      <w:proofErr w:type="gramEnd"/>
      <w:r w:rsidRPr="003D28BA">
        <w:rPr>
          <w:lang w:val="en-US"/>
        </w:rPr>
        <w:t xml:space="preserve"> {Lund, Sweden},</w:t>
      </w:r>
    </w:p>
    <w:p w14:paraId="7F0D4F7A" w14:textId="77777777" w:rsidR="00D564BE" w:rsidRPr="003D28BA" w:rsidRDefault="00D564BE" w:rsidP="003D28BA">
      <w:pPr>
        <w:pStyle w:val="HTMLPreformatted"/>
        <w:rPr>
          <w:lang w:val="en-US"/>
        </w:rPr>
      </w:pPr>
      <w:r w:rsidRPr="003D28BA">
        <w:rPr>
          <w:lang w:val="en-US"/>
        </w:rPr>
        <w:t xml:space="preserve">    </w:t>
      </w:r>
      <w:proofErr w:type="spellStart"/>
      <w:r w:rsidRPr="003D28BA">
        <w:rPr>
          <w:lang w:val="en-US"/>
        </w:rPr>
        <w:t>url</w:t>
      </w:r>
      <w:proofErr w:type="spellEnd"/>
      <w:r w:rsidRPr="003D28BA">
        <w:rPr>
          <w:lang w:val="en-US"/>
        </w:rPr>
        <w:t xml:space="preserve">       = {http://www.cl.cam.ac.uk/research/rainbow/projects/eyemodelfit/},</w:t>
      </w:r>
    </w:p>
    <w:p w14:paraId="3CAF05A3" w14:textId="77777777" w:rsidR="00D564BE" w:rsidRPr="00AB2187" w:rsidRDefault="00D564BE" w:rsidP="003D28BA">
      <w:pPr>
        <w:pStyle w:val="HTMLPreformatted"/>
        <w:rPr>
          <w:lang w:val="en-US"/>
        </w:rPr>
      </w:pPr>
      <w:r w:rsidRPr="003D28BA">
        <w:rPr>
          <w:lang w:val="en-US"/>
        </w:rPr>
        <w:t xml:space="preserve">  </w:t>
      </w:r>
      <w:r w:rsidRPr="00AB2187">
        <w:rPr>
          <w:lang w:val="en-US"/>
        </w:rPr>
        <w:t>}</w:t>
      </w:r>
    </w:p>
    <w:p w14:paraId="44B98817" w14:textId="1CA6B9F7" w:rsidR="00D564BE" w:rsidRPr="00AB2187" w:rsidRDefault="00D564BE">
      <w:pPr>
        <w:pStyle w:val="CommentText"/>
        <w:rPr>
          <w:lang w:val="en-US"/>
        </w:rPr>
      </w:pPr>
    </w:p>
  </w:comment>
  <w:comment w:id="486" w:author="MenosG" w:date="2019-05-06T20:57:00Z" w:initials="M">
    <w:p w14:paraId="248FBB29" w14:textId="2FC25559" w:rsidR="00D564BE" w:rsidRPr="00AB2187" w:rsidRDefault="00D564BE">
      <w:pPr>
        <w:pStyle w:val="CommentText"/>
        <w:rPr>
          <w:lang w:val="en-US"/>
        </w:rPr>
      </w:pPr>
      <w:r>
        <w:rPr>
          <w:rStyle w:val="CommentReference"/>
        </w:rPr>
        <w:annotationRef/>
      </w:r>
      <w:r w:rsidRPr="00AB2187">
        <w:rPr>
          <w:lang w:val="en-US"/>
        </w:rPr>
        <w:t>https://www.tobiipro.com/siteassets/tobii-pro/accuracy-and-precision-tests/tobii-pro-glasses-2-accuracy-and-precision-test-report.pdf</w:t>
      </w:r>
    </w:p>
  </w:comment>
  <w:comment w:id="496" w:author="MenosG" w:date="2019-05-06T21:04:00Z" w:initials="M">
    <w:p w14:paraId="363ABEA2" w14:textId="40BAF6F4" w:rsidR="00D564BE" w:rsidRDefault="00D564BE">
      <w:pPr>
        <w:pStyle w:val="CommentText"/>
      </w:pPr>
      <w:r>
        <w:rPr>
          <w:rStyle w:val="CommentReference"/>
        </w:rPr>
        <w:annotationRef/>
      </w:r>
      <w:r>
        <w:t>wpisac jakie</w:t>
      </w:r>
    </w:p>
  </w:comment>
  <w:comment w:id="543" w:author="MenosG" w:date="2019-04-15T21:07:00Z" w:initials="M">
    <w:p w14:paraId="62B67695" w14:textId="77777777" w:rsidR="00D564BE" w:rsidRPr="003B5A23" w:rsidRDefault="00D564BE" w:rsidP="004D0682">
      <w:pPr>
        <w:pStyle w:val="Header"/>
      </w:pPr>
      <w:r>
        <w:rPr>
          <w:rStyle w:val="CommentReference"/>
        </w:rPr>
        <w:annotationRef/>
      </w:r>
    </w:p>
    <w:p w14:paraId="0CF02167" w14:textId="77777777" w:rsidR="00D564BE" w:rsidRPr="003B5A23" w:rsidRDefault="00D564BE" w:rsidP="004D0682">
      <w:pPr>
        <w:pStyle w:val="Header"/>
      </w:pPr>
    </w:p>
    <w:p w14:paraId="733E15C7" w14:textId="77777777" w:rsidR="00D564BE" w:rsidRDefault="00D564BE" w:rsidP="004D0682">
      <w:pPr>
        <w:pStyle w:val="Header"/>
      </w:pPr>
      <w:r w:rsidRPr="0011735C">
        <w:t>Tutaj lekka systematyka istniejących rozw</w:t>
      </w:r>
      <w:r>
        <w:t>iązań, jakie są podziały, może trochę o udziale rynku…</w:t>
      </w:r>
    </w:p>
    <w:p w14:paraId="2FD65753" w14:textId="77777777" w:rsidR="00D564BE" w:rsidRPr="0011735C" w:rsidRDefault="00D564BE" w:rsidP="004D0682">
      <w:pPr>
        <w:pStyle w:val="Header"/>
      </w:pPr>
    </w:p>
    <w:p w14:paraId="4CE0D182" w14:textId="77777777" w:rsidR="00D564BE" w:rsidRPr="0011735C" w:rsidRDefault="00D564BE" w:rsidP="004D0682">
      <w:pPr>
        <w:pStyle w:val="Header"/>
      </w:pPr>
      <w:r>
        <w:t>Tu opisujesz wszystkie ……</w:t>
      </w:r>
    </w:p>
    <w:p w14:paraId="67D25791" w14:textId="77777777" w:rsidR="00D564BE" w:rsidRPr="002C7D88" w:rsidRDefault="00D564BE" w:rsidP="004D0682">
      <w:pPr>
        <w:pStyle w:val="Header"/>
      </w:pPr>
    </w:p>
    <w:p w14:paraId="0B7652BC" w14:textId="77777777" w:rsidR="00D564BE" w:rsidRPr="0011735C" w:rsidRDefault="00D564BE" w:rsidP="004D0682">
      <w:pPr>
        <w:pStyle w:val="Header"/>
      </w:pPr>
      <w:r w:rsidRPr="0011735C">
        <w:t>Środowisko badawcze I wymagania ek</w:t>
      </w:r>
      <w:r>
        <w:t>sperymentu wymagają od sprzętu by następujące minimalne parametry bla bla</w:t>
      </w:r>
    </w:p>
    <w:p w14:paraId="1376B821" w14:textId="77777777" w:rsidR="00D564BE" w:rsidRDefault="00D564BE">
      <w:pPr>
        <w:pStyle w:val="CommentText"/>
      </w:pPr>
    </w:p>
    <w:p w14:paraId="4D1B033B" w14:textId="5550AFD7" w:rsidR="00D564BE" w:rsidRDefault="00D564BE">
      <w:pPr>
        <w:pStyle w:val="CommentText"/>
      </w:pPr>
    </w:p>
  </w:comment>
  <w:comment w:id="552" w:author="MenosG" w:date="2019-05-06T21:09:00Z" w:initials="M">
    <w:p w14:paraId="5C1888EE" w14:textId="77777777" w:rsidR="00D564BE" w:rsidRDefault="00D564BE">
      <w:pPr>
        <w:pStyle w:val="CommentText"/>
      </w:pPr>
      <w:r>
        <w:rPr>
          <w:rStyle w:val="CommentReference"/>
        </w:rPr>
        <w:annotationRef/>
      </w:r>
      <w:r>
        <w:t>Dodaj cytowanie</w:t>
      </w:r>
    </w:p>
    <w:p w14:paraId="58B342F7" w14:textId="3E17C60D" w:rsidR="00D564BE" w:rsidRDefault="00D564BE">
      <w:pPr>
        <w:pStyle w:val="CommentText"/>
      </w:pPr>
      <w:r w:rsidRPr="003D28BA">
        <w:t>http://rohmfs.rohm.com/en/products/databook/datasheet/ic/sensor/light/bh1603fvc-e.pdf</w:t>
      </w:r>
    </w:p>
  </w:comment>
  <w:comment w:id="558" w:author="MenosG" w:date="2019-04-15T21:38:00Z" w:initials="M">
    <w:p w14:paraId="2AF74745" w14:textId="77777777" w:rsidR="00D564BE" w:rsidRDefault="00D564BE">
      <w:pPr>
        <w:pStyle w:val="CommentText"/>
      </w:pPr>
      <w:r>
        <w:rPr>
          <w:rStyle w:val="CommentReference"/>
        </w:rPr>
        <w:annotationRef/>
      </w:r>
      <w:r>
        <w:t>Zamienic to na diagram przejsc</w:t>
      </w:r>
    </w:p>
    <w:p w14:paraId="127102B4" w14:textId="5E9F93D5" w:rsidR="00D564BE" w:rsidRDefault="00D564BE">
      <w:pPr>
        <w:pStyle w:val="CommentText"/>
      </w:pPr>
    </w:p>
  </w:comment>
  <w:comment w:id="559" w:author="MenosG" w:date="2019-05-06T21:10:00Z" w:initials="M">
    <w:p w14:paraId="50DF55F4" w14:textId="506C93CE" w:rsidR="00D564BE" w:rsidRDefault="00D564BE">
      <w:pPr>
        <w:pStyle w:val="CommentText"/>
      </w:pPr>
      <w:r>
        <w:rPr>
          <w:rStyle w:val="CommentReference"/>
        </w:rPr>
        <w:annotationRef/>
      </w:r>
      <w:r>
        <w:t>Nie ma sensu chyba</w:t>
      </w:r>
    </w:p>
  </w:comment>
  <w:comment w:id="563" w:author="MenosG" w:date="2019-05-19T09:27:00Z" w:initials="M">
    <w:p w14:paraId="2F153823" w14:textId="0D945B4E" w:rsidR="00D564BE" w:rsidRPr="00D564BE" w:rsidRDefault="00D564BE">
      <w:pPr>
        <w:pStyle w:val="CommentText"/>
        <w:rPr>
          <w:lang w:val="en-US"/>
        </w:rPr>
      </w:pPr>
      <w:r>
        <w:rPr>
          <w:rStyle w:val="CommentReference"/>
        </w:rPr>
        <w:annotationRef/>
      </w:r>
      <w:r w:rsidRPr="00D564BE">
        <w:rPr>
          <w:lang w:val="en-US"/>
        </w:rPr>
        <w:t>No nie wiem..</w:t>
      </w:r>
    </w:p>
  </w:comment>
  <w:comment w:id="639" w:author="Filip Rynkiewicz" w:date="2019-05-22T11:05:00Z" w:initials="FR">
    <w:p w14:paraId="22BF9750" w14:textId="2B1C99DA" w:rsidR="00D564BE" w:rsidRPr="00D564BE" w:rsidRDefault="00D564BE">
      <w:pPr>
        <w:pStyle w:val="CommentText"/>
        <w:rPr>
          <w:lang w:val="en-US"/>
        </w:rPr>
      </w:pPr>
      <w:r>
        <w:rPr>
          <w:rStyle w:val="CommentReference"/>
        </w:rPr>
        <w:annotationRef/>
      </w:r>
    </w:p>
  </w:comment>
  <w:comment w:id="640" w:author="Filip Rynkiewicz" w:date="2019-05-22T11:07:00Z" w:initials="FR">
    <w:p w14:paraId="0BD2ADF5" w14:textId="77777777" w:rsidR="00D564BE" w:rsidRPr="00911707" w:rsidRDefault="00D564BE" w:rsidP="00911707">
      <w:pPr>
        <w:pStyle w:val="CommentText"/>
        <w:rPr>
          <w:lang w:val="en-US"/>
        </w:rPr>
      </w:pPr>
      <w:r>
        <w:rPr>
          <w:rStyle w:val="CommentReference"/>
        </w:rPr>
        <w:annotationRef/>
      </w:r>
      <w:r w:rsidRPr="00911707">
        <w:rPr>
          <w:lang w:val="en-US"/>
        </w:rPr>
        <w:t>@</w:t>
      </w:r>
      <w:proofErr w:type="gramStart"/>
      <w:r w:rsidRPr="00911707">
        <w:rPr>
          <w:lang w:val="en-US"/>
        </w:rPr>
        <w:t>Article{</w:t>
      </w:r>
      <w:proofErr w:type="gramEnd"/>
      <w:r w:rsidRPr="00911707">
        <w:rPr>
          <w:lang w:val="en-US"/>
        </w:rPr>
        <w:t>Morelli2016,</w:t>
      </w:r>
    </w:p>
    <w:p w14:paraId="2C683A1D" w14:textId="77777777" w:rsidR="00D564BE" w:rsidRPr="00911707" w:rsidRDefault="00D564BE" w:rsidP="00911707">
      <w:pPr>
        <w:pStyle w:val="CommentText"/>
        <w:rPr>
          <w:lang w:val="en-US"/>
        </w:rPr>
      </w:pPr>
      <w:r w:rsidRPr="00911707">
        <w:rPr>
          <w:lang w:val="en-US"/>
        </w:rPr>
        <w:t>author</w:t>
      </w:r>
      <w:proofErr w:type="gramStart"/>
      <w:r w:rsidRPr="00911707">
        <w:rPr>
          <w:lang w:val="en-US"/>
        </w:rPr>
        <w:t>={</w:t>
      </w:r>
      <w:proofErr w:type="gramEnd"/>
      <w:r w:rsidRPr="00911707">
        <w:rPr>
          <w:lang w:val="en-US"/>
        </w:rPr>
        <w:t>Morelli, Maria Sole</w:t>
      </w:r>
    </w:p>
    <w:p w14:paraId="358A4786" w14:textId="77777777" w:rsidR="00D564BE" w:rsidRPr="00911707" w:rsidRDefault="00D564BE" w:rsidP="00911707">
      <w:pPr>
        <w:pStyle w:val="CommentText"/>
        <w:rPr>
          <w:lang w:val="en-US"/>
        </w:rPr>
      </w:pPr>
      <w:r w:rsidRPr="00911707">
        <w:rPr>
          <w:lang w:val="en-US"/>
        </w:rPr>
        <w:t xml:space="preserve">and </w:t>
      </w:r>
      <w:proofErr w:type="spellStart"/>
      <w:r w:rsidRPr="00911707">
        <w:rPr>
          <w:lang w:val="en-US"/>
        </w:rPr>
        <w:t>Giannoni</w:t>
      </w:r>
      <w:proofErr w:type="spellEnd"/>
      <w:r w:rsidRPr="00911707">
        <w:rPr>
          <w:lang w:val="en-US"/>
        </w:rPr>
        <w:t>, Alberto</w:t>
      </w:r>
    </w:p>
    <w:p w14:paraId="14E6A31E" w14:textId="77777777" w:rsidR="00D564BE" w:rsidRPr="00911707" w:rsidRDefault="00D564BE" w:rsidP="00911707">
      <w:pPr>
        <w:pStyle w:val="CommentText"/>
        <w:rPr>
          <w:lang w:val="en-US"/>
        </w:rPr>
      </w:pPr>
      <w:r w:rsidRPr="00911707">
        <w:rPr>
          <w:lang w:val="en-US"/>
        </w:rPr>
        <w:t xml:space="preserve">and </w:t>
      </w:r>
      <w:proofErr w:type="spellStart"/>
      <w:r w:rsidRPr="00911707">
        <w:rPr>
          <w:lang w:val="en-US"/>
        </w:rPr>
        <w:t>Passino</w:t>
      </w:r>
      <w:proofErr w:type="spellEnd"/>
      <w:r w:rsidRPr="00911707">
        <w:rPr>
          <w:lang w:val="en-US"/>
        </w:rPr>
        <w:t>, Claudio</w:t>
      </w:r>
    </w:p>
    <w:p w14:paraId="6F0C7BA7" w14:textId="77777777" w:rsidR="00D564BE" w:rsidRPr="00911707" w:rsidRDefault="00D564BE" w:rsidP="00911707">
      <w:pPr>
        <w:pStyle w:val="CommentText"/>
        <w:rPr>
          <w:lang w:val="en-US"/>
        </w:rPr>
      </w:pPr>
      <w:r w:rsidRPr="00911707">
        <w:rPr>
          <w:lang w:val="en-US"/>
        </w:rPr>
        <w:t xml:space="preserve">and </w:t>
      </w:r>
      <w:proofErr w:type="spellStart"/>
      <w:r w:rsidRPr="00911707">
        <w:rPr>
          <w:lang w:val="en-US"/>
        </w:rPr>
        <w:t>Landini</w:t>
      </w:r>
      <w:proofErr w:type="spellEnd"/>
      <w:r w:rsidRPr="00911707">
        <w:rPr>
          <w:lang w:val="en-US"/>
        </w:rPr>
        <w:t>, Luigi</w:t>
      </w:r>
    </w:p>
    <w:p w14:paraId="4CF0B9FE" w14:textId="77777777" w:rsidR="00D564BE" w:rsidRPr="00911707" w:rsidRDefault="00D564BE" w:rsidP="00911707">
      <w:pPr>
        <w:pStyle w:val="CommentText"/>
        <w:rPr>
          <w:lang w:val="en-US"/>
        </w:rPr>
      </w:pPr>
      <w:r w:rsidRPr="00911707">
        <w:rPr>
          <w:lang w:val="en-US"/>
        </w:rPr>
        <w:t xml:space="preserve">and </w:t>
      </w:r>
      <w:proofErr w:type="spellStart"/>
      <w:r w:rsidRPr="00911707">
        <w:rPr>
          <w:lang w:val="en-US"/>
        </w:rPr>
        <w:t>Emdin</w:t>
      </w:r>
      <w:proofErr w:type="spellEnd"/>
      <w:r w:rsidRPr="00911707">
        <w:rPr>
          <w:lang w:val="en-US"/>
        </w:rPr>
        <w:t>, Michele</w:t>
      </w:r>
    </w:p>
    <w:p w14:paraId="4A1C16B8" w14:textId="77777777" w:rsidR="00D564BE" w:rsidRPr="00911707" w:rsidRDefault="00D564BE" w:rsidP="00911707">
      <w:pPr>
        <w:pStyle w:val="CommentText"/>
        <w:rPr>
          <w:lang w:val="en-US"/>
        </w:rPr>
      </w:pPr>
      <w:r w:rsidRPr="00911707">
        <w:rPr>
          <w:lang w:val="en-US"/>
        </w:rPr>
        <w:t xml:space="preserve">and </w:t>
      </w:r>
      <w:proofErr w:type="spellStart"/>
      <w:r w:rsidRPr="00911707">
        <w:rPr>
          <w:lang w:val="en-US"/>
        </w:rPr>
        <w:t>Vanello</w:t>
      </w:r>
      <w:proofErr w:type="spellEnd"/>
      <w:r w:rsidRPr="00911707">
        <w:rPr>
          <w:lang w:val="en-US"/>
        </w:rPr>
        <w:t>, Nicola},</w:t>
      </w:r>
    </w:p>
    <w:p w14:paraId="32A07BB1" w14:textId="77777777" w:rsidR="00D564BE" w:rsidRPr="00911707" w:rsidRDefault="00D564BE" w:rsidP="00911707">
      <w:pPr>
        <w:pStyle w:val="CommentText"/>
        <w:rPr>
          <w:lang w:val="en-US"/>
        </w:rPr>
      </w:pPr>
      <w:r w:rsidRPr="00911707">
        <w:rPr>
          <w:lang w:val="en-US"/>
        </w:rPr>
        <w:t>title</w:t>
      </w:r>
      <w:proofErr w:type="gramStart"/>
      <w:r w:rsidRPr="00911707">
        <w:rPr>
          <w:lang w:val="en-US"/>
        </w:rPr>
        <w:t>={</w:t>
      </w:r>
      <w:proofErr w:type="gramEnd"/>
      <w:r w:rsidRPr="00911707">
        <w:rPr>
          <w:lang w:val="en-US"/>
        </w:rPr>
        <w:t>A Cross-Correlational Analysis between Electroencephalographic and End-Tidal Carbon Dioxide Signals: Methodological Issues in the Presence of Missing Data and Real Data Results},</w:t>
      </w:r>
    </w:p>
    <w:p w14:paraId="51B60FE3" w14:textId="77777777" w:rsidR="00D564BE" w:rsidRPr="00911707" w:rsidRDefault="00D564BE" w:rsidP="00911707">
      <w:pPr>
        <w:pStyle w:val="CommentText"/>
        <w:rPr>
          <w:lang w:val="en-US"/>
        </w:rPr>
      </w:pPr>
      <w:r w:rsidRPr="00911707">
        <w:rPr>
          <w:lang w:val="en-US"/>
        </w:rPr>
        <w:t>journal</w:t>
      </w:r>
      <w:proofErr w:type="gramStart"/>
      <w:r w:rsidRPr="00911707">
        <w:rPr>
          <w:lang w:val="en-US"/>
        </w:rPr>
        <w:t>={</w:t>
      </w:r>
      <w:proofErr w:type="gramEnd"/>
      <w:r w:rsidRPr="00911707">
        <w:rPr>
          <w:lang w:val="en-US"/>
        </w:rPr>
        <w:t>Sensors (Basel, Switzerland)},</w:t>
      </w:r>
    </w:p>
    <w:p w14:paraId="508C6875" w14:textId="77777777" w:rsidR="00D564BE" w:rsidRPr="00911707" w:rsidRDefault="00D564BE" w:rsidP="00911707">
      <w:pPr>
        <w:pStyle w:val="CommentText"/>
        <w:rPr>
          <w:lang w:val="en-US"/>
        </w:rPr>
      </w:pPr>
      <w:r w:rsidRPr="00911707">
        <w:rPr>
          <w:lang w:val="en-US"/>
        </w:rPr>
        <w:t>year</w:t>
      </w:r>
      <w:proofErr w:type="gramStart"/>
      <w:r w:rsidRPr="00911707">
        <w:rPr>
          <w:lang w:val="en-US"/>
        </w:rPr>
        <w:t>={</w:t>
      </w:r>
      <w:proofErr w:type="gramEnd"/>
      <w:r w:rsidRPr="00911707">
        <w:rPr>
          <w:lang w:val="en-US"/>
        </w:rPr>
        <w:t>2016},</w:t>
      </w:r>
    </w:p>
    <w:p w14:paraId="3590270C" w14:textId="77777777" w:rsidR="00D564BE" w:rsidRPr="00911707" w:rsidRDefault="00D564BE" w:rsidP="00911707">
      <w:pPr>
        <w:pStyle w:val="CommentText"/>
        <w:rPr>
          <w:lang w:val="en-US"/>
        </w:rPr>
      </w:pPr>
      <w:r w:rsidRPr="00911707">
        <w:rPr>
          <w:lang w:val="en-US"/>
        </w:rPr>
        <w:t>month={Oct},</w:t>
      </w:r>
    </w:p>
    <w:p w14:paraId="7636C954" w14:textId="77777777" w:rsidR="00D564BE" w:rsidRPr="00911707" w:rsidRDefault="00D564BE" w:rsidP="00911707">
      <w:pPr>
        <w:pStyle w:val="CommentText"/>
        <w:rPr>
          <w:lang w:val="en-US"/>
        </w:rPr>
      </w:pPr>
      <w:r w:rsidRPr="00911707">
        <w:rPr>
          <w:lang w:val="en-US"/>
        </w:rPr>
        <w:t>day</w:t>
      </w:r>
      <w:proofErr w:type="gramStart"/>
      <w:r w:rsidRPr="00911707">
        <w:rPr>
          <w:lang w:val="en-US"/>
        </w:rPr>
        <w:t>={</w:t>
      </w:r>
      <w:proofErr w:type="gramEnd"/>
      <w:r w:rsidRPr="00911707">
        <w:rPr>
          <w:lang w:val="en-US"/>
        </w:rPr>
        <w:t>31},</w:t>
      </w:r>
    </w:p>
    <w:p w14:paraId="2ED690C8" w14:textId="77777777" w:rsidR="00D564BE" w:rsidRPr="00911707" w:rsidRDefault="00D564BE" w:rsidP="00911707">
      <w:pPr>
        <w:pStyle w:val="CommentText"/>
        <w:rPr>
          <w:lang w:val="en-US"/>
        </w:rPr>
      </w:pPr>
      <w:r w:rsidRPr="00911707">
        <w:rPr>
          <w:lang w:val="en-US"/>
        </w:rPr>
        <w:t>publisher={MDPI},</w:t>
      </w:r>
    </w:p>
    <w:p w14:paraId="787D0678" w14:textId="77777777" w:rsidR="00D564BE" w:rsidRPr="00911707" w:rsidRDefault="00D564BE" w:rsidP="00911707">
      <w:pPr>
        <w:pStyle w:val="CommentText"/>
        <w:rPr>
          <w:lang w:val="en-US"/>
        </w:rPr>
      </w:pPr>
      <w:r w:rsidRPr="00911707">
        <w:rPr>
          <w:lang w:val="en-US"/>
        </w:rPr>
        <w:t>volume={16},</w:t>
      </w:r>
    </w:p>
    <w:p w14:paraId="6F6E242D" w14:textId="77777777" w:rsidR="00D564BE" w:rsidRPr="00911707" w:rsidRDefault="00D564BE" w:rsidP="00911707">
      <w:pPr>
        <w:pStyle w:val="CommentText"/>
        <w:rPr>
          <w:lang w:val="en-US"/>
        </w:rPr>
      </w:pPr>
      <w:r w:rsidRPr="00911707">
        <w:rPr>
          <w:lang w:val="en-US"/>
        </w:rPr>
        <w:t>number={11},</w:t>
      </w:r>
    </w:p>
    <w:p w14:paraId="6F6EB27A" w14:textId="77777777" w:rsidR="00D564BE" w:rsidRPr="00911707" w:rsidRDefault="00D564BE" w:rsidP="00911707">
      <w:pPr>
        <w:pStyle w:val="CommentText"/>
        <w:rPr>
          <w:lang w:val="en-US"/>
        </w:rPr>
      </w:pPr>
      <w:r w:rsidRPr="00911707">
        <w:rPr>
          <w:lang w:val="en-US"/>
        </w:rPr>
        <w:t>pages={1828},</w:t>
      </w:r>
    </w:p>
    <w:p w14:paraId="04C1F453" w14:textId="77777777" w:rsidR="00D564BE" w:rsidRPr="00911707" w:rsidRDefault="00D564BE" w:rsidP="00911707">
      <w:pPr>
        <w:pStyle w:val="CommentText"/>
        <w:rPr>
          <w:lang w:val="en-US"/>
        </w:rPr>
      </w:pPr>
      <w:r w:rsidRPr="00911707">
        <w:rPr>
          <w:lang w:val="en-US"/>
        </w:rPr>
        <w:t>keywords={EEG},</w:t>
      </w:r>
    </w:p>
    <w:p w14:paraId="1FC6CD53" w14:textId="77777777" w:rsidR="00D564BE" w:rsidRPr="00911707" w:rsidRDefault="00D564BE" w:rsidP="00911707">
      <w:pPr>
        <w:pStyle w:val="CommentText"/>
        <w:rPr>
          <w:lang w:val="en-US"/>
        </w:rPr>
      </w:pPr>
      <w:r w:rsidRPr="00911707">
        <w:rPr>
          <w:lang w:val="en-US"/>
        </w:rPr>
        <w:t>keywords={control of breathing},</w:t>
      </w:r>
    </w:p>
    <w:p w14:paraId="28BFB355" w14:textId="77777777" w:rsidR="00D564BE" w:rsidRPr="00911707" w:rsidRDefault="00D564BE" w:rsidP="00911707">
      <w:pPr>
        <w:pStyle w:val="CommentText"/>
        <w:rPr>
          <w:lang w:val="en-US"/>
        </w:rPr>
      </w:pPr>
      <w:r w:rsidRPr="00911707">
        <w:rPr>
          <w:lang w:val="en-US"/>
        </w:rPr>
        <w:t>keywords={cross correlation function},</w:t>
      </w:r>
    </w:p>
    <w:p w14:paraId="5D4F96F9" w14:textId="77777777" w:rsidR="00D564BE" w:rsidRPr="00911707" w:rsidRDefault="00D564BE" w:rsidP="00911707">
      <w:pPr>
        <w:pStyle w:val="CommentText"/>
        <w:rPr>
          <w:lang w:val="en-US"/>
        </w:rPr>
      </w:pPr>
      <w:r w:rsidRPr="00911707">
        <w:rPr>
          <w:lang w:val="en-US"/>
        </w:rPr>
        <w:t>keywords={missing data segments},</w:t>
      </w:r>
    </w:p>
    <w:p w14:paraId="515FB927" w14:textId="77777777" w:rsidR="00D564BE" w:rsidRPr="00911707" w:rsidRDefault="00D564BE" w:rsidP="00911707">
      <w:pPr>
        <w:pStyle w:val="CommentText"/>
        <w:rPr>
          <w:lang w:val="en-US"/>
        </w:rPr>
      </w:pPr>
      <w:r w:rsidRPr="00911707">
        <w:rPr>
          <w:lang w:val="en-US"/>
        </w:rPr>
        <w:t>abstract={Electroencephalographic (EEG) irreducible artifacts are common and the removal of corrupted segments from the analysis may be required. The present study aims at exploring the effects of different EEG Missing Data Segment (MDS) distributions on cross-correlation analysis, involving EEG and physiological signals. The reliability of cross-correlation analysis both at single subject and at group level as a function of missing data statistics was evaluated using dedicated simulations. Moreover, a Bayesian-based approach for combining the single subject results at group level by considering each subject's reliability was introduced. Starting from the above considerations, the cross-correlation function between EEG Global Field Power (GFP) in delta band and end-tidal CO2 (P(ET)CO2) during rest and voluntary breath-hold was evaluated in six healthy subjects. The analysis of simulated data results at single subject level revealed a worsening of precision and accuracy in the cross-correlation analysis in the presence of MDS. At the group level, a large improvement in the results' reliability with respect to single subject analysis was observed. The proposed Bayesian approach showed a slight improvement with respect to simple average results. Real data results were discussed in light of the simulated data tests and of the current physiological findings.},</w:t>
      </w:r>
    </w:p>
    <w:p w14:paraId="604F002E" w14:textId="77777777" w:rsidR="00D564BE" w:rsidRPr="00911707" w:rsidRDefault="00D564BE" w:rsidP="00911707">
      <w:pPr>
        <w:pStyle w:val="CommentText"/>
        <w:rPr>
          <w:lang w:val="en-US"/>
        </w:rPr>
      </w:pPr>
      <w:r w:rsidRPr="00911707">
        <w:rPr>
          <w:lang w:val="en-US"/>
        </w:rPr>
        <w:t>note={27809243[pmid]},</w:t>
      </w:r>
    </w:p>
    <w:p w14:paraId="51C6DDF2" w14:textId="77777777" w:rsidR="00D564BE" w:rsidRPr="00911707" w:rsidRDefault="00D564BE" w:rsidP="00911707">
      <w:pPr>
        <w:pStyle w:val="CommentText"/>
        <w:rPr>
          <w:lang w:val="en-US"/>
        </w:rPr>
      </w:pPr>
      <w:r w:rsidRPr="00911707">
        <w:rPr>
          <w:lang w:val="en-US"/>
        </w:rPr>
        <w:t>note={PMC5134487[pmcid]},</w:t>
      </w:r>
    </w:p>
    <w:p w14:paraId="553D62B5" w14:textId="77777777" w:rsidR="00D564BE" w:rsidRPr="00911707" w:rsidRDefault="00D564BE" w:rsidP="00911707">
      <w:pPr>
        <w:pStyle w:val="CommentText"/>
        <w:rPr>
          <w:lang w:val="en-US"/>
        </w:rPr>
      </w:pPr>
      <w:r w:rsidRPr="00911707">
        <w:rPr>
          <w:lang w:val="en-US"/>
        </w:rPr>
        <w:t>issn={1424-8220},</w:t>
      </w:r>
    </w:p>
    <w:p w14:paraId="2F0092C5" w14:textId="77777777" w:rsidR="00D564BE" w:rsidRPr="00911707" w:rsidRDefault="00D564BE" w:rsidP="00911707">
      <w:pPr>
        <w:pStyle w:val="CommentText"/>
        <w:rPr>
          <w:lang w:val="en-US"/>
        </w:rPr>
      </w:pPr>
      <w:r w:rsidRPr="00911707">
        <w:rPr>
          <w:lang w:val="en-US"/>
        </w:rPr>
        <w:t>doi={10.3390/s16111828},</w:t>
      </w:r>
    </w:p>
    <w:p w14:paraId="440B6150" w14:textId="77777777" w:rsidR="00D564BE" w:rsidRPr="00911707" w:rsidRDefault="00D564BE" w:rsidP="00911707">
      <w:pPr>
        <w:pStyle w:val="CommentText"/>
        <w:rPr>
          <w:lang w:val="en-US"/>
        </w:rPr>
      </w:pPr>
      <w:r w:rsidRPr="00911707">
        <w:rPr>
          <w:lang w:val="en-US"/>
        </w:rPr>
        <w:t>url={https://www.ncbi.nlm.nih.gov/pubmed/27809243}</w:t>
      </w:r>
    </w:p>
    <w:p w14:paraId="03A11A6D" w14:textId="77777777" w:rsidR="00D564BE" w:rsidRDefault="00D564BE" w:rsidP="00911707">
      <w:pPr>
        <w:pStyle w:val="CommentText"/>
      </w:pPr>
      <w:r>
        <w:t>}</w:t>
      </w:r>
    </w:p>
    <w:p w14:paraId="56C1FF57" w14:textId="6B6D9C06" w:rsidR="00D564BE" w:rsidRDefault="00D564BE">
      <w:pPr>
        <w:pStyle w:val="CommentText"/>
      </w:pPr>
    </w:p>
  </w:comment>
  <w:comment w:id="672" w:author="MenosG" w:date="2019-05-19T09:27:00Z" w:initials="M">
    <w:p w14:paraId="0F7F6541" w14:textId="5900EE73" w:rsidR="00D564BE" w:rsidRDefault="00D564BE">
      <w:pPr>
        <w:pStyle w:val="CommentText"/>
      </w:pPr>
      <w:r>
        <w:rPr>
          <w:rStyle w:val="CommentReference"/>
        </w:rPr>
        <w:annotationRef/>
      </w:r>
      <w:proofErr w:type="spellStart"/>
      <w:r>
        <w:t>CrossCorelation</w:t>
      </w:r>
      <w:proofErr w:type="spellEnd"/>
    </w:p>
  </w:comment>
  <w:comment w:id="755" w:author="MenosG" w:date="2019-05-19T09:26:00Z" w:initials="M">
    <w:p w14:paraId="538F6B83" w14:textId="1F52671B" w:rsidR="00D564BE" w:rsidRDefault="00D564BE">
      <w:pPr>
        <w:pStyle w:val="CommentText"/>
      </w:pPr>
      <w:r>
        <w:rPr>
          <w:rStyle w:val="CommentReference"/>
        </w:rPr>
        <w:annotationRef/>
      </w:r>
      <w:r>
        <w:t>ZMIENIC!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50DB4B" w15:done="0"/>
  <w15:commentEx w15:paraId="78DCC800" w15:done="0"/>
  <w15:commentEx w15:paraId="1DF434B2" w15:done="0"/>
  <w15:commentEx w15:paraId="6DFA7B35" w15:done="0"/>
  <w15:commentEx w15:paraId="46C826F7" w15:paraIdParent="6DFA7B35" w15:done="0"/>
  <w15:commentEx w15:paraId="2486A4EB" w15:paraIdParent="6DFA7B35" w15:done="0"/>
  <w15:commentEx w15:paraId="1237040E" w15:done="0"/>
  <w15:commentEx w15:paraId="7638F54B" w15:paraIdParent="1237040E" w15:done="0"/>
  <w15:commentEx w15:paraId="44B98817" w15:paraIdParent="1237040E" w15:done="0"/>
  <w15:commentEx w15:paraId="248FBB29" w15:done="0"/>
  <w15:commentEx w15:paraId="363ABEA2" w15:done="1"/>
  <w15:commentEx w15:paraId="4D1B033B" w15:done="1"/>
  <w15:commentEx w15:paraId="58B342F7" w15:done="0"/>
  <w15:commentEx w15:paraId="127102B4" w15:done="0"/>
  <w15:commentEx w15:paraId="50DF55F4" w15:paraIdParent="127102B4" w15:done="0"/>
  <w15:commentEx w15:paraId="2F153823" w15:done="0"/>
  <w15:commentEx w15:paraId="22BF9750" w15:done="0"/>
  <w15:commentEx w15:paraId="56C1FF57" w15:done="0"/>
  <w15:commentEx w15:paraId="0F7F6541" w15:done="0"/>
  <w15:commentEx w15:paraId="538F6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50DB4B" w16cid:durableId="208B9F10"/>
  <w16cid:commentId w16cid:paraId="78DCC800" w16cid:durableId="208B9EF4"/>
  <w16cid:commentId w16cid:paraId="1DF434B2" w16cid:durableId="208B9A2D"/>
  <w16cid:commentId w16cid:paraId="6DFA7B35" w16cid:durableId="207B1C69"/>
  <w16cid:commentId w16cid:paraId="46C826F7" w16cid:durableId="208ACE12"/>
  <w16cid:commentId w16cid:paraId="2486A4EB" w16cid:durableId="208ACE97"/>
  <w16cid:commentId w16cid:paraId="1237040E" w16cid:durableId="207B1CC6"/>
  <w16cid:commentId w16cid:paraId="7638F54B" w16cid:durableId="208ACBC4"/>
  <w16cid:commentId w16cid:paraId="44B98817" w16cid:durableId="208ACD31"/>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Id w16cid:paraId="2F153823" w16cid:durableId="208BA009"/>
  <w16cid:commentId w16cid:paraId="22BF9750" w16cid:durableId="208FAB75"/>
  <w16cid:commentId w16cid:paraId="56C1FF57" w16cid:durableId="208FABED"/>
  <w16cid:commentId w16cid:paraId="0F7F6541" w16cid:durableId="208BA010"/>
  <w16cid:commentId w16cid:paraId="538F6B83" w16cid:durableId="208B9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10C6A" w14:textId="77777777" w:rsidR="005B7B35" w:rsidRDefault="005B7B35" w:rsidP="00CE725A">
      <w:r>
        <w:separator/>
      </w:r>
    </w:p>
  </w:endnote>
  <w:endnote w:type="continuationSeparator" w:id="0">
    <w:p w14:paraId="1DAA3C50" w14:textId="77777777" w:rsidR="005B7B35" w:rsidRDefault="005B7B35"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L Times New Roman">
    <w:altName w:val="Times New Roman"/>
    <w:charset w:val="00"/>
    <w:family w:val="roman"/>
    <w:pitch w:val="variable"/>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4B051" w14:textId="77777777" w:rsidR="005B7B35" w:rsidRDefault="005B7B35" w:rsidP="00CE725A">
      <w:r>
        <w:separator/>
      </w:r>
    </w:p>
  </w:footnote>
  <w:footnote w:type="continuationSeparator" w:id="0">
    <w:p w14:paraId="09E38F5E" w14:textId="77777777" w:rsidR="005B7B35" w:rsidRDefault="005B7B35"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nosG">
    <w15:presenceInfo w15:providerId="None" w15:userId="MenosG"/>
  </w15:person>
  <w15:person w15:author="Filip Rynkiewicz">
    <w15:presenceInfo w15:providerId="AD" w15:userId="S-1-5-21-1538607324-3213881460-940295383-1371635"/>
  </w15:person>
  <w15:person w15:author="Piotr Napieralski">
    <w15:presenceInfo w15:providerId="Windows Live" w15:userId="3f6f2c31a9cb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05FEE"/>
    <w:rsid w:val="00013546"/>
    <w:rsid w:val="0002090E"/>
    <w:rsid w:val="000253B5"/>
    <w:rsid w:val="00030FF3"/>
    <w:rsid w:val="000362FC"/>
    <w:rsid w:val="00056C4E"/>
    <w:rsid w:val="00056FC5"/>
    <w:rsid w:val="0005766A"/>
    <w:rsid w:val="00060F05"/>
    <w:rsid w:val="000651C9"/>
    <w:rsid w:val="000660C3"/>
    <w:rsid w:val="00066324"/>
    <w:rsid w:val="00080866"/>
    <w:rsid w:val="000868DB"/>
    <w:rsid w:val="0008786F"/>
    <w:rsid w:val="000900B5"/>
    <w:rsid w:val="000950B1"/>
    <w:rsid w:val="000B1016"/>
    <w:rsid w:val="000B5FB9"/>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65D4F"/>
    <w:rsid w:val="00171EBE"/>
    <w:rsid w:val="00192CC6"/>
    <w:rsid w:val="001A2A6B"/>
    <w:rsid w:val="001B2662"/>
    <w:rsid w:val="001B3592"/>
    <w:rsid w:val="001B3A93"/>
    <w:rsid w:val="001C6166"/>
    <w:rsid w:val="001E3FB5"/>
    <w:rsid w:val="001E57D6"/>
    <w:rsid w:val="00203454"/>
    <w:rsid w:val="002050EB"/>
    <w:rsid w:val="002317DF"/>
    <w:rsid w:val="00236DE1"/>
    <w:rsid w:val="0025785D"/>
    <w:rsid w:val="00270B81"/>
    <w:rsid w:val="00282E8A"/>
    <w:rsid w:val="00295262"/>
    <w:rsid w:val="00297CF2"/>
    <w:rsid w:val="002A2881"/>
    <w:rsid w:val="002A63D1"/>
    <w:rsid w:val="002C2F4F"/>
    <w:rsid w:val="002C7AE1"/>
    <w:rsid w:val="002D388B"/>
    <w:rsid w:val="002D7B11"/>
    <w:rsid w:val="002E433E"/>
    <w:rsid w:val="002E5CF7"/>
    <w:rsid w:val="002E7A36"/>
    <w:rsid w:val="003015B7"/>
    <w:rsid w:val="00303803"/>
    <w:rsid w:val="003300CE"/>
    <w:rsid w:val="00336966"/>
    <w:rsid w:val="00342309"/>
    <w:rsid w:val="0037260A"/>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28BA"/>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1EFF"/>
    <w:rsid w:val="004874ED"/>
    <w:rsid w:val="004B588A"/>
    <w:rsid w:val="004C09A0"/>
    <w:rsid w:val="004C43D5"/>
    <w:rsid w:val="004D0682"/>
    <w:rsid w:val="004D4EDF"/>
    <w:rsid w:val="004D7961"/>
    <w:rsid w:val="004F462B"/>
    <w:rsid w:val="005029D6"/>
    <w:rsid w:val="0050490D"/>
    <w:rsid w:val="00520002"/>
    <w:rsid w:val="00533B64"/>
    <w:rsid w:val="00536DBE"/>
    <w:rsid w:val="00541020"/>
    <w:rsid w:val="005531C4"/>
    <w:rsid w:val="00553DF3"/>
    <w:rsid w:val="0055461E"/>
    <w:rsid w:val="00565178"/>
    <w:rsid w:val="005674B8"/>
    <w:rsid w:val="00570FDB"/>
    <w:rsid w:val="0057208A"/>
    <w:rsid w:val="005838E7"/>
    <w:rsid w:val="005A0FA2"/>
    <w:rsid w:val="005A50C7"/>
    <w:rsid w:val="005B4B49"/>
    <w:rsid w:val="005B7A6C"/>
    <w:rsid w:val="005B7B35"/>
    <w:rsid w:val="005D377C"/>
    <w:rsid w:val="005D3A0A"/>
    <w:rsid w:val="005E11C3"/>
    <w:rsid w:val="005E253F"/>
    <w:rsid w:val="005E2853"/>
    <w:rsid w:val="005E7AD7"/>
    <w:rsid w:val="005F18F6"/>
    <w:rsid w:val="00603D53"/>
    <w:rsid w:val="0060682E"/>
    <w:rsid w:val="006102B1"/>
    <w:rsid w:val="006132A9"/>
    <w:rsid w:val="00615524"/>
    <w:rsid w:val="00623CA1"/>
    <w:rsid w:val="00625015"/>
    <w:rsid w:val="006334B7"/>
    <w:rsid w:val="00640116"/>
    <w:rsid w:val="00640281"/>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2FCD"/>
    <w:rsid w:val="00737340"/>
    <w:rsid w:val="00754369"/>
    <w:rsid w:val="00765940"/>
    <w:rsid w:val="00772F1A"/>
    <w:rsid w:val="00774ED9"/>
    <w:rsid w:val="0077678A"/>
    <w:rsid w:val="00776F8A"/>
    <w:rsid w:val="00792390"/>
    <w:rsid w:val="007960F3"/>
    <w:rsid w:val="007A1040"/>
    <w:rsid w:val="007A38E8"/>
    <w:rsid w:val="007A52BD"/>
    <w:rsid w:val="007B53D7"/>
    <w:rsid w:val="007B78C9"/>
    <w:rsid w:val="007C03DB"/>
    <w:rsid w:val="007C4D1A"/>
    <w:rsid w:val="007C534F"/>
    <w:rsid w:val="007D69FB"/>
    <w:rsid w:val="007D7321"/>
    <w:rsid w:val="007E06FF"/>
    <w:rsid w:val="007E17C5"/>
    <w:rsid w:val="007F177F"/>
    <w:rsid w:val="007F7D6B"/>
    <w:rsid w:val="008007E4"/>
    <w:rsid w:val="00801DA8"/>
    <w:rsid w:val="008036DF"/>
    <w:rsid w:val="00806437"/>
    <w:rsid w:val="00830D76"/>
    <w:rsid w:val="00836B4F"/>
    <w:rsid w:val="00841A0D"/>
    <w:rsid w:val="00842DE7"/>
    <w:rsid w:val="008463CA"/>
    <w:rsid w:val="008521F6"/>
    <w:rsid w:val="0086438A"/>
    <w:rsid w:val="00864F0D"/>
    <w:rsid w:val="00865665"/>
    <w:rsid w:val="008664F9"/>
    <w:rsid w:val="008776EE"/>
    <w:rsid w:val="00880554"/>
    <w:rsid w:val="0088062E"/>
    <w:rsid w:val="008A24BE"/>
    <w:rsid w:val="008A29EF"/>
    <w:rsid w:val="008A6322"/>
    <w:rsid w:val="008A75A7"/>
    <w:rsid w:val="008B63A7"/>
    <w:rsid w:val="008B6B4D"/>
    <w:rsid w:val="008B6CE6"/>
    <w:rsid w:val="008D27D1"/>
    <w:rsid w:val="008D54CA"/>
    <w:rsid w:val="008D6459"/>
    <w:rsid w:val="008E62CB"/>
    <w:rsid w:val="00903F11"/>
    <w:rsid w:val="00905F2B"/>
    <w:rsid w:val="00911707"/>
    <w:rsid w:val="00912FB3"/>
    <w:rsid w:val="00917F34"/>
    <w:rsid w:val="0093441E"/>
    <w:rsid w:val="00936C41"/>
    <w:rsid w:val="00943F29"/>
    <w:rsid w:val="00951371"/>
    <w:rsid w:val="0095448F"/>
    <w:rsid w:val="00962BF6"/>
    <w:rsid w:val="00962CC9"/>
    <w:rsid w:val="00972C7A"/>
    <w:rsid w:val="00990A83"/>
    <w:rsid w:val="009A4B95"/>
    <w:rsid w:val="009A608F"/>
    <w:rsid w:val="009E4525"/>
    <w:rsid w:val="009E5CB3"/>
    <w:rsid w:val="009E6F28"/>
    <w:rsid w:val="009F7A2C"/>
    <w:rsid w:val="00A0203C"/>
    <w:rsid w:val="00A03D4C"/>
    <w:rsid w:val="00A166E0"/>
    <w:rsid w:val="00A2370B"/>
    <w:rsid w:val="00A26C34"/>
    <w:rsid w:val="00A309AD"/>
    <w:rsid w:val="00A34845"/>
    <w:rsid w:val="00A438D0"/>
    <w:rsid w:val="00A445A1"/>
    <w:rsid w:val="00A473A1"/>
    <w:rsid w:val="00A530E4"/>
    <w:rsid w:val="00A65D40"/>
    <w:rsid w:val="00A772D4"/>
    <w:rsid w:val="00A84906"/>
    <w:rsid w:val="00AB2187"/>
    <w:rsid w:val="00AC0417"/>
    <w:rsid w:val="00AD4CBA"/>
    <w:rsid w:val="00AE0A03"/>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A722F"/>
    <w:rsid w:val="00BB2433"/>
    <w:rsid w:val="00BC5D5D"/>
    <w:rsid w:val="00BD110B"/>
    <w:rsid w:val="00C04B30"/>
    <w:rsid w:val="00C16A7B"/>
    <w:rsid w:val="00C17E8B"/>
    <w:rsid w:val="00C21765"/>
    <w:rsid w:val="00C24BC0"/>
    <w:rsid w:val="00C256C6"/>
    <w:rsid w:val="00C30891"/>
    <w:rsid w:val="00C33009"/>
    <w:rsid w:val="00C34A93"/>
    <w:rsid w:val="00C34B1B"/>
    <w:rsid w:val="00C35D9F"/>
    <w:rsid w:val="00C37132"/>
    <w:rsid w:val="00C4104F"/>
    <w:rsid w:val="00C47D16"/>
    <w:rsid w:val="00C549FB"/>
    <w:rsid w:val="00C57101"/>
    <w:rsid w:val="00C577D7"/>
    <w:rsid w:val="00C644D9"/>
    <w:rsid w:val="00C64C2D"/>
    <w:rsid w:val="00C667BC"/>
    <w:rsid w:val="00C80076"/>
    <w:rsid w:val="00C81903"/>
    <w:rsid w:val="00C827C0"/>
    <w:rsid w:val="00CA25F7"/>
    <w:rsid w:val="00CA5263"/>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4BE"/>
    <w:rsid w:val="00D567D8"/>
    <w:rsid w:val="00D57869"/>
    <w:rsid w:val="00D73F75"/>
    <w:rsid w:val="00D8395D"/>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B31"/>
    <w:rsid w:val="00E311AF"/>
    <w:rsid w:val="00E31B77"/>
    <w:rsid w:val="00E3647C"/>
    <w:rsid w:val="00E453BA"/>
    <w:rsid w:val="00E53A1C"/>
    <w:rsid w:val="00E6045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05EA"/>
    <w:rsid w:val="00F162D7"/>
    <w:rsid w:val="00F24724"/>
    <w:rsid w:val="00F269D7"/>
    <w:rsid w:val="00F34C07"/>
    <w:rsid w:val="00F36933"/>
    <w:rsid w:val="00F37EF6"/>
    <w:rsid w:val="00F44861"/>
    <w:rsid w:val="00F63B49"/>
    <w:rsid w:val="00F6590F"/>
    <w:rsid w:val="00F757C5"/>
    <w:rsid w:val="00F86F75"/>
    <w:rsid w:val="00FA15D2"/>
    <w:rsid w:val="00FB5343"/>
    <w:rsid w:val="00FC7F32"/>
    <w:rsid w:val="00FE53C7"/>
    <w:rsid w:val="00FF74FD"/>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style>
  <w:style w:type="paragraph" w:styleId="Heading1">
    <w:name w:val="heading 1"/>
    <w:basedOn w:val="Normal"/>
    <w:next w:val="Normal"/>
    <w:link w:val="Heading1Char"/>
    <w:autoRedefine/>
    <w:qFormat/>
    <w:rsid w:val="000950B1"/>
    <w:pPr>
      <w:keepNext/>
      <w:keepLines/>
      <w:spacing w:before="240"/>
      <w:jc w:val="center"/>
      <w:outlineLvl w:val="0"/>
      <w:pPrChange w:id="0" w:author="MenosG" w:date="2019-05-18T18:36:00Z">
        <w:pPr>
          <w:keepNext/>
          <w:keepLines/>
          <w:spacing w:before="240"/>
          <w:jc w:val="center"/>
          <w:outlineLvl w:val="0"/>
        </w:pPr>
      </w:pPrChange>
    </w:pPr>
    <w:rPr>
      <w:rFonts w:eastAsiaTheme="majorEastAsia" w:cstheme="majorBidi"/>
      <w:b/>
      <w:sz w:val="24"/>
      <w:szCs w:val="32"/>
      <w:u w:val="single"/>
      <w:rPrChange w:id="0" w:author="MenosG" w:date="2019-05-18T18:36:00Z">
        <w:rPr>
          <w:rFonts w:eastAsiaTheme="majorEastAsia" w:cstheme="majorBidi"/>
          <w:b/>
          <w:sz w:val="24"/>
          <w:szCs w:val="32"/>
          <w:u w:val="single"/>
          <w:lang w:val="pl-PL" w:eastAsia="pl-PL" w:bidi="ar-SA"/>
        </w:rPr>
      </w:rPrChang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0950B1"/>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 w:type="paragraph" w:styleId="HTMLPreformatted">
    <w:name w:val="HTML Preformatted"/>
    <w:basedOn w:val="Normal"/>
    <w:link w:val="HTMLPreformattedChar"/>
    <w:uiPriority w:val="99"/>
    <w:semiHidden/>
    <w:unhideWhenUsed/>
    <w:rsid w:val="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D28BA"/>
    <w:rPr>
      <w:rFonts w:ascii="Courier New" w:hAnsi="Courier New" w:cs="Courier New"/>
    </w:rPr>
  </w:style>
  <w:style w:type="paragraph" w:styleId="Revision">
    <w:name w:val="Revision"/>
    <w:hidden/>
    <w:uiPriority w:val="99"/>
    <w:semiHidden/>
    <w:rsid w:val="003D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2739943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761493590">
      <w:bodyDiv w:val="1"/>
      <w:marLeft w:val="0"/>
      <w:marRight w:val="0"/>
      <w:marTop w:val="0"/>
      <w:marBottom w:val="0"/>
      <w:divBdr>
        <w:top w:val="none" w:sz="0" w:space="0" w:color="auto"/>
        <w:left w:val="none" w:sz="0" w:space="0" w:color="auto"/>
        <w:bottom w:val="none" w:sz="0" w:space="0" w:color="auto"/>
        <w:right w:val="none" w:sz="0" w:space="0" w:color="auto"/>
      </w:divBdr>
      <w:divsChild>
        <w:div w:id="637683565">
          <w:marLeft w:val="0"/>
          <w:marRight w:val="0"/>
          <w:marTop w:val="0"/>
          <w:marBottom w:val="0"/>
          <w:divBdr>
            <w:top w:val="none" w:sz="0" w:space="0" w:color="auto"/>
            <w:left w:val="none" w:sz="0" w:space="0" w:color="auto"/>
            <w:bottom w:val="none" w:sz="0" w:space="0" w:color="auto"/>
            <w:right w:val="none" w:sz="0" w:space="0" w:color="auto"/>
          </w:divBdr>
          <w:divsChild>
            <w:div w:id="1562982598">
              <w:marLeft w:val="0"/>
              <w:marRight w:val="0"/>
              <w:marTop w:val="0"/>
              <w:marBottom w:val="0"/>
              <w:divBdr>
                <w:top w:val="none" w:sz="0" w:space="0" w:color="auto"/>
                <w:left w:val="none" w:sz="0" w:space="0" w:color="auto"/>
                <w:bottom w:val="none" w:sz="0" w:space="0" w:color="auto"/>
                <w:right w:val="none" w:sz="0" w:space="0" w:color="auto"/>
              </w:divBdr>
              <w:divsChild>
                <w:div w:id="9242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23547594">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4938628">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078361286">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iotr.napieralski@p.lodz.p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MenosGrandes/PupilDiame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tif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D78BC9C-A341-4F64-838A-E4EB6E6C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14</Pages>
  <Words>5485</Words>
  <Characters>31271</Characters>
  <Application>Microsoft Office Word</Application>
  <DocSecurity>0</DocSecurity>
  <Lines>260</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Filip Rynkiewicz</cp:lastModifiedBy>
  <cp:revision>18</cp:revision>
  <cp:lastPrinted>2010-01-05T12:45:00Z</cp:lastPrinted>
  <dcterms:created xsi:type="dcterms:W3CDTF">2019-05-06T18:11:00Z</dcterms:created>
  <dcterms:modified xsi:type="dcterms:W3CDTF">2019-05-22T10:18:00Z</dcterms:modified>
</cp:coreProperties>
</file>