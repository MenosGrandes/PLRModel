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835C2" w14:textId="172E902C" w:rsidR="0008786F" w:rsidRDefault="00013546" w:rsidP="00625015">
      <w:pPr>
        <w:rPr>
          <w:b/>
          <w:sz w:val="28"/>
          <w:lang w:val="en-GB"/>
        </w:rPr>
        <w:pPrChange w:id="1" w:author="Filip Rynkiewicz" w:date="2019-05-21T12:12:00Z">
          <w:pPr>
            <w:ind w:firstLine="708"/>
            <w:jc w:val="center"/>
          </w:pPr>
        </w:pPrChange>
      </w:pPr>
      <w:r>
        <w:rPr>
          <w:b/>
          <w:sz w:val="28"/>
          <w:lang w:val="en-GB"/>
        </w:rPr>
        <w:t xml:space="preserve">         </w:t>
      </w:r>
      <w:del w:id="2" w:author="MenosG" w:date="2019-05-18T18:19:00Z">
        <w:r w:rsidR="007B78C9" w:rsidRPr="007B78C9" w:rsidDel="003D28BA">
          <w:rPr>
            <w:b/>
            <w:sz w:val="28"/>
            <w:lang w:val="en-GB"/>
          </w:rPr>
          <w:delText>Modeling</w:delText>
        </w:r>
      </w:del>
      <w:ins w:id="3" w:author="MenosG" w:date="2019-05-18T18:19:00Z">
        <w:r w:rsidR="003D28BA" w:rsidRPr="007B78C9">
          <w:rPr>
            <w:b/>
            <w:sz w:val="28"/>
            <w:lang w:val="en-GB"/>
          </w:rPr>
          <w:t>Modelling</w:t>
        </w:r>
      </w:ins>
      <w:r w:rsidR="007B78C9" w:rsidRPr="007B78C9">
        <w:rPr>
          <w:b/>
          <w:sz w:val="28"/>
          <w:lang w:val="en-GB"/>
        </w:rPr>
        <w:t xml:space="preserve"> Human Pupil Dilation to Decouple the Pupillary Light Reflex</w:t>
      </w:r>
    </w:p>
    <w:p w14:paraId="19B32A8C" w14:textId="77777777" w:rsidR="0008786F" w:rsidRDefault="0008786F" w:rsidP="001C6166">
      <w:pPr>
        <w:jc w:val="center"/>
        <w:rPr>
          <w:sz w:val="10"/>
          <w:lang w:val="en-GB"/>
        </w:rPr>
      </w:pPr>
    </w:p>
    <w:p w14:paraId="0973F2E3" w14:textId="77777777" w:rsidR="0008786F" w:rsidRDefault="0008786F" w:rsidP="001C6166">
      <w:pPr>
        <w:jc w:val="center"/>
        <w:rPr>
          <w:sz w:val="10"/>
          <w:lang w:val="en-GB"/>
        </w:rPr>
      </w:pPr>
    </w:p>
    <w:p w14:paraId="4039A084" w14:textId="77777777" w:rsidR="0008786F" w:rsidRDefault="0008786F" w:rsidP="001C6166">
      <w:pPr>
        <w:jc w:val="center"/>
        <w:rPr>
          <w:sz w:val="10"/>
          <w:lang w:val="en-GB"/>
        </w:rPr>
      </w:pPr>
    </w:p>
    <w:p w14:paraId="7DCFCEAD" w14:textId="77777777" w:rsidR="0008786F" w:rsidRPr="001A2A6B" w:rsidRDefault="004D7961" w:rsidP="001C6166">
      <w:pPr>
        <w:jc w:val="center"/>
        <w:rPr>
          <w:lang w:val="en-US"/>
        </w:rPr>
      </w:pPr>
      <w:r w:rsidRPr="001A2A6B">
        <w:rPr>
          <w:lang w:val="en-US"/>
        </w:rPr>
        <w:t>Filip</w:t>
      </w:r>
      <w:r w:rsidR="0008786F" w:rsidRPr="001A2A6B">
        <w:rPr>
          <w:lang w:val="en-US"/>
        </w:rPr>
        <w:t xml:space="preserve"> </w:t>
      </w:r>
      <w:r w:rsidRPr="001A2A6B">
        <w:rPr>
          <w:lang w:val="en-US"/>
        </w:rPr>
        <w:t>Rynkiewicz</w:t>
      </w:r>
      <w:r w:rsidR="0008786F" w:rsidRPr="001A2A6B">
        <w:rPr>
          <w:lang w:val="en-US"/>
        </w:rPr>
        <w:t xml:space="preserve">, </w:t>
      </w:r>
      <w:r w:rsidRPr="001A2A6B">
        <w:rPr>
          <w:lang w:val="en-US"/>
        </w:rPr>
        <w:t xml:space="preserve">Piotr </w:t>
      </w:r>
      <w:proofErr w:type="spellStart"/>
      <w:r w:rsidRPr="001A2A6B">
        <w:rPr>
          <w:lang w:val="en-US"/>
        </w:rPr>
        <w:t>Napieralski</w:t>
      </w:r>
      <w:proofErr w:type="spellEnd"/>
    </w:p>
    <w:p w14:paraId="2838C42D" w14:textId="77777777" w:rsidR="0008786F" w:rsidRPr="001A2A6B" w:rsidRDefault="0008786F" w:rsidP="001C6166">
      <w:pPr>
        <w:jc w:val="center"/>
        <w:rPr>
          <w:sz w:val="10"/>
          <w:lang w:val="en-US"/>
        </w:rPr>
      </w:pPr>
    </w:p>
    <w:p w14:paraId="24CAB99B" w14:textId="77777777" w:rsidR="004D7961" w:rsidRPr="004D7961" w:rsidRDefault="004D7961" w:rsidP="001C6166">
      <w:pPr>
        <w:jc w:val="center"/>
        <w:rPr>
          <w:sz w:val="18"/>
          <w:lang w:val="en-GB"/>
        </w:rPr>
      </w:pPr>
      <w:r w:rsidRPr="004D7961">
        <w:rPr>
          <w:sz w:val="18"/>
          <w:lang w:val="en-GB"/>
        </w:rPr>
        <w:t>Lodz University of Technology</w:t>
      </w:r>
      <w:r>
        <w:rPr>
          <w:sz w:val="18"/>
          <w:lang w:val="en-GB"/>
        </w:rPr>
        <w:t xml:space="preserve">, </w:t>
      </w:r>
      <w:r w:rsidRPr="004D7961">
        <w:rPr>
          <w:sz w:val="18"/>
          <w:lang w:val="en-GB"/>
        </w:rPr>
        <w:t>Institute of Information Technology</w:t>
      </w:r>
    </w:p>
    <w:p w14:paraId="103F3F2F" w14:textId="79645B2A" w:rsidR="0008786F" w:rsidRDefault="004D7961" w:rsidP="001C6166">
      <w:pPr>
        <w:jc w:val="center"/>
        <w:rPr>
          <w:sz w:val="18"/>
        </w:rPr>
      </w:pPr>
      <w:r w:rsidRPr="001A2A6B">
        <w:rPr>
          <w:sz w:val="18"/>
        </w:rPr>
        <w:t>ul. Wólczańska 215, 90-924 Lodz, Poland</w:t>
      </w:r>
      <w:r w:rsidR="0008786F">
        <w:rPr>
          <w:sz w:val="18"/>
        </w:rPr>
        <w:t xml:space="preserve">,  e-mail: </w:t>
      </w:r>
      <w:hyperlink r:id="rId8" w:history="1">
        <w:r w:rsidR="00792390" w:rsidRPr="00284D16">
          <w:rPr>
            <w:rStyle w:val="Hyperlink"/>
            <w:sz w:val="18"/>
          </w:rPr>
          <w:t>piotr.napieralski@p.lodz.pl</w:t>
        </w:r>
      </w:hyperlink>
      <w:r w:rsidR="00792390">
        <w:rPr>
          <w:sz w:val="18"/>
        </w:rPr>
        <w:t xml:space="preserve"> </w:t>
      </w:r>
      <w:r w:rsidR="00792390" w:rsidRPr="00792390">
        <w:rPr>
          <w:sz w:val="18"/>
        </w:rPr>
        <w:t>filip.rynkiewicz@edu.p.lodz.pl</w:t>
      </w:r>
    </w:p>
    <w:p w14:paraId="6567B9AD" w14:textId="77777777" w:rsidR="0008786F" w:rsidRDefault="0008786F" w:rsidP="00AC0417">
      <w:pPr>
        <w:jc w:val="both"/>
        <w:rPr>
          <w:sz w:val="18"/>
          <w:lang w:val="de-DE"/>
        </w:rPr>
      </w:pPr>
    </w:p>
    <w:p w14:paraId="309D6CA5" w14:textId="77777777" w:rsidR="0008786F" w:rsidRDefault="0008786F" w:rsidP="00AC0417">
      <w:pPr>
        <w:ind w:firstLine="199"/>
        <w:jc w:val="both"/>
        <w:rPr>
          <w:sz w:val="18"/>
          <w:lang w:val="de-DE"/>
        </w:rPr>
        <w:sectPr w:rsidR="0008786F" w:rsidSect="00106508">
          <w:pgSz w:w="11907" w:h="16840" w:code="9"/>
          <w:pgMar w:top="1418" w:right="1418" w:bottom="1701" w:left="1701" w:header="709" w:footer="709" w:gutter="0"/>
          <w:cols w:space="708"/>
        </w:sectPr>
      </w:pPr>
    </w:p>
    <w:p w14:paraId="22E6E671" w14:textId="0EDAEC4C" w:rsidR="007B78C9" w:rsidRDefault="007B78C9" w:rsidP="007B78C9">
      <w:pPr>
        <w:pStyle w:val="Tre"/>
        <w:jc w:val="both"/>
        <w:rPr>
          <w:b/>
          <w:bCs/>
          <w:i/>
          <w:iCs/>
          <w:sz w:val="18"/>
          <w:szCs w:val="18"/>
        </w:rPr>
      </w:pPr>
      <w:r>
        <w:rPr>
          <w:b/>
          <w:bCs/>
          <w:i/>
          <w:iCs/>
          <w:u w:val="single"/>
          <w:lang w:val="de-DE"/>
        </w:rPr>
        <w:t>Abstract</w:t>
      </w:r>
      <w:r>
        <w:rPr>
          <w:b/>
          <w:bCs/>
          <w:i/>
          <w:iCs/>
          <w:lang w:val="de-DE"/>
        </w:rPr>
        <w:t xml:space="preserve"> – </w:t>
      </w:r>
      <w:r>
        <w:rPr>
          <w:i/>
          <w:iCs/>
          <w:lang w:val="de-DE"/>
        </w:rPr>
        <w:t xml:space="preserve">Purpose - </w:t>
      </w:r>
      <w:r>
        <w:rPr>
          <w:lang w:val="de-DE"/>
        </w:rPr>
        <w:t xml:space="preserve">The aim of this paper is to present methods to calculate pupil size </w:t>
      </w:r>
      <w:ins w:id="4" w:author="MenosG" w:date="2019-04-15T20:39:00Z">
        <w:r w:rsidR="0095448F">
          <w:rPr>
            <w:lang w:val="de-DE"/>
          </w:rPr>
          <w:t xml:space="preserve">changes </w:t>
        </w:r>
      </w:ins>
      <w:r>
        <w:rPr>
          <w:lang w:val="de-DE"/>
        </w:rPr>
        <w:t>based on various parameters, such as: luminance, age, corneal flux density or monocular/binocular effect</w:t>
      </w:r>
      <w:ins w:id="5" w:author="MenosG" w:date="2019-04-15T20:39:00Z">
        <w:r w:rsidR="0095448F">
          <w:rPr>
            <w:lang w:val="de-DE"/>
          </w:rPr>
          <w:t xml:space="preserve"> and to distinguish</w:t>
        </w:r>
      </w:ins>
      <w:ins w:id="6" w:author="MenosG" w:date="2019-04-15T20:40:00Z">
        <w:r w:rsidR="0095448F">
          <w:rPr>
            <w:lang w:val="de-DE"/>
          </w:rPr>
          <w:t xml:space="preserve"> factors which are source of those changes</w:t>
        </w:r>
      </w:ins>
      <w:r>
        <w:rPr>
          <w:lang w:val="de-DE"/>
        </w:rPr>
        <w:t>. These models allow to distinguish pupil dilation caused by the influence of light and other factors such as psychological state of participants.</w:t>
      </w:r>
    </w:p>
    <w:p w14:paraId="0F234C07" w14:textId="77777777" w:rsidR="007B78C9" w:rsidRDefault="007B78C9" w:rsidP="007B78C9">
      <w:pPr>
        <w:pStyle w:val="Tre"/>
        <w:jc w:val="both"/>
        <w:rPr>
          <w:i/>
          <w:iCs/>
        </w:rPr>
      </w:pPr>
    </w:p>
    <w:p w14:paraId="58286D40" w14:textId="77777777" w:rsidR="007B78C9" w:rsidRDefault="007B78C9" w:rsidP="007B78C9">
      <w:pPr>
        <w:pStyle w:val="Tre"/>
        <w:jc w:val="both"/>
      </w:pPr>
      <w:r>
        <w:rPr>
          <w:i/>
          <w:iCs/>
        </w:rPr>
        <w:t>Design/methodology/approach</w:t>
      </w:r>
      <w:r>
        <w:t xml:space="preserve"> – The developed methods were presented based on empirical data. Various researchers estimate their equations based on oculographic data obtained in the course of experiments. The presented plots are based on those equations. Different approaches can be compared to show the difference between particular models.</w:t>
      </w:r>
    </w:p>
    <w:p w14:paraId="21F41FBF" w14:textId="77777777" w:rsidR="007B78C9" w:rsidRDefault="007B78C9" w:rsidP="007B78C9">
      <w:pPr>
        <w:pStyle w:val="Tre"/>
        <w:jc w:val="both"/>
      </w:pPr>
    </w:p>
    <w:p w14:paraId="2D72A0A7" w14:textId="19FCF168" w:rsidR="007B78C9" w:rsidRDefault="007B78C9" w:rsidP="007B78C9">
      <w:pPr>
        <w:pStyle w:val="Tre"/>
        <w:jc w:val="both"/>
      </w:pPr>
      <w:r>
        <w:rPr>
          <w:i/>
          <w:iCs/>
        </w:rPr>
        <w:t>Findings</w:t>
      </w:r>
      <w:r>
        <w:t xml:space="preserve"> – The results of measurements conducted for various samples taking into account multiple parameters, not just luminance, indicate that the models present more flexibility and can be used to provide more accurate calculations for researchers in the future.</w:t>
      </w:r>
      <w:ins w:id="7" w:author="MenosG" w:date="2019-04-15T20:42:00Z">
        <w:r w:rsidR="0095448F">
          <w:t xml:space="preserve"> </w:t>
        </w:r>
      </w:ins>
    </w:p>
    <w:p w14:paraId="2189FE56" w14:textId="77777777" w:rsidR="007B78C9" w:rsidRDefault="007B78C9" w:rsidP="007B78C9">
      <w:pPr>
        <w:pStyle w:val="Tre"/>
        <w:jc w:val="both"/>
      </w:pPr>
    </w:p>
    <w:p w14:paraId="45EEF0A6" w14:textId="4E2CB30F" w:rsidR="007B78C9" w:rsidRDefault="007B78C9" w:rsidP="007B78C9">
      <w:pPr>
        <w:pStyle w:val="Tre"/>
        <w:jc w:val="both"/>
      </w:pPr>
      <w:r>
        <w:rPr>
          <w:i/>
          <w:iCs/>
        </w:rPr>
        <w:t>Practical implications</w:t>
      </w:r>
      <w:r>
        <w:t xml:space="preserve"> – The methods presented in this paper enable a more detailed investigation of the influence of various parameters on the pupil. It can be used to better estimate the influence of light </w:t>
      </w:r>
      <w:ins w:id="8" w:author="MenosG" w:date="2019-04-15T20:42:00Z">
        <w:r w:rsidR="0095448F">
          <w:t xml:space="preserve">and other factors </w:t>
        </w:r>
      </w:ins>
      <w:r>
        <w:t>on pupil size.</w:t>
      </w:r>
    </w:p>
    <w:p w14:paraId="7A92EE1D" w14:textId="77777777" w:rsidR="007B78C9" w:rsidRDefault="007B78C9" w:rsidP="007B78C9">
      <w:pPr>
        <w:pStyle w:val="Tre"/>
        <w:jc w:val="both"/>
      </w:pPr>
    </w:p>
    <w:p w14:paraId="046BF829" w14:textId="71C5B842" w:rsidR="00C17E8B" w:rsidRPr="00C17E8B" w:rsidRDefault="007B78C9" w:rsidP="007B78C9">
      <w:pPr>
        <w:jc w:val="both"/>
        <w:rPr>
          <w:spacing w:val="-2"/>
          <w:lang w:val="de-DE"/>
        </w:rPr>
      </w:pPr>
      <w:r w:rsidRPr="00841A0D">
        <w:rPr>
          <w:i/>
          <w:iCs/>
          <w:lang w:val="en-US"/>
        </w:rPr>
        <w:t>Originality/value</w:t>
      </w:r>
      <w:r w:rsidRPr="00841A0D">
        <w:rPr>
          <w:lang w:val="en-US"/>
        </w:rPr>
        <w:t xml:space="preserve"> – The main changes occurring in pupil size, i.e. contractions and dilation, are caused by light. Other criteria such emotional arousal, cognitive processes or even memory operations can also alter the pupil, among which the decoupling of light is important. The presented approach is distinct from other similar studies because it decouples the pupillary light reflex.</w:t>
      </w:r>
    </w:p>
    <w:p w14:paraId="3D1BE488" w14:textId="3BA7A032" w:rsidR="0043518B" w:rsidRPr="003D0CBE" w:rsidRDefault="004D7961" w:rsidP="000950B1">
      <w:pPr>
        <w:pStyle w:val="Heading1"/>
        <w:rPr>
          <w:lang w:val="en-US"/>
        </w:rPr>
      </w:pPr>
      <w:r w:rsidRPr="003D0CBE">
        <w:rPr>
          <w:lang w:val="en-US"/>
        </w:rPr>
        <w:t>Introduction</w:t>
      </w:r>
    </w:p>
    <w:p w14:paraId="28B96007" w14:textId="77777777" w:rsidR="00106508" w:rsidRPr="003D0CBE" w:rsidRDefault="00106508" w:rsidP="00106508">
      <w:pPr>
        <w:rPr>
          <w:lang w:val="en-US"/>
        </w:rPr>
      </w:pPr>
    </w:p>
    <w:p w14:paraId="7C3A1445" w14:textId="2C56B452" w:rsidR="0005766A" w:rsidRDefault="00106508" w:rsidP="00AC0417">
      <w:pPr>
        <w:pStyle w:val="tt"/>
        <w:ind w:firstLine="0"/>
        <w:rPr>
          <w:lang w:val="en-US"/>
        </w:rPr>
      </w:pPr>
      <w:r w:rsidRPr="003D0CBE">
        <w:rPr>
          <w:lang w:val="en-US"/>
        </w:rPr>
        <w:tab/>
      </w:r>
      <w:r w:rsidR="007B78C9">
        <w:t xml:space="preserve">The human eye is a complex biological structure, sensitive to light and pressure. Thanks to its structure, </w:t>
      </w:r>
      <w:del w:id="9" w:author="MenosG" w:date="2019-04-15T20:43:00Z">
        <w:r w:rsidR="007B78C9" w:rsidDel="0088062E">
          <w:delText>this  organ</w:delText>
        </w:r>
      </w:del>
      <w:ins w:id="10" w:author="MenosG" w:date="2019-04-15T20:43:00Z">
        <w:r w:rsidR="0088062E">
          <w:t>this organ</w:t>
        </w:r>
      </w:ins>
      <w:r w:rsidR="007B78C9">
        <w:t xml:space="preserve"> provides one of the most important senses for humans, which is vision. For million years of evolution, the mammal eye has been able to differentiate between about 10 million </w:t>
      </w:r>
      <w:proofErr w:type="spellStart"/>
      <w:r w:rsidR="007B78C9">
        <w:t>colors</w:t>
      </w:r>
      <w:proofErr w:type="spellEnd"/>
      <w:r w:rsidR="007B78C9">
        <w:t xml:space="preserve"> and it is possibly capable of detecting a single photon. For the purpose of this research, the anatomy of the human has been simplified (see </w:t>
      </w:r>
      <w:hyperlink w:anchor="Ref518318649" w:history="1">
        <w:r w:rsidR="007B78C9">
          <w:rPr>
            <w:rStyle w:val="Hyperlink1"/>
            <w:rFonts w:eastAsia="Arial Unicode MS"/>
          </w:rPr>
          <w:t xml:space="preserve">Figure </w:t>
        </w:r>
        <w:r w:rsidR="007B78C9">
          <w:rPr>
            <w:rStyle w:val="Brak"/>
            <w:i/>
            <w:iCs/>
          </w:rPr>
          <w:t>1</w:t>
        </w:r>
      </w:hyperlink>
      <w:r w:rsidR="007B78C9">
        <w:rPr>
          <w:rStyle w:val="Hyperlink1"/>
          <w:rFonts w:eastAsia="Arial Unicode MS"/>
        </w:rPr>
        <w:t>).</w:t>
      </w:r>
    </w:p>
    <w:p w14:paraId="3EF9ED08" w14:textId="77777777" w:rsidR="00106508" w:rsidRDefault="00106508" w:rsidP="00AC0417">
      <w:pPr>
        <w:pStyle w:val="tt"/>
        <w:ind w:firstLine="0"/>
        <w:rPr>
          <w:lang w:val="en-US"/>
        </w:rPr>
      </w:pPr>
    </w:p>
    <w:p w14:paraId="19050A18" w14:textId="77777777" w:rsidR="00EB4AC8" w:rsidRDefault="005E2853" w:rsidP="00106508">
      <w:pPr>
        <w:pStyle w:val="tt"/>
        <w:keepNext/>
        <w:ind w:firstLine="0"/>
        <w:jc w:val="center"/>
      </w:pPr>
      <w:r w:rsidRPr="005E2853">
        <w:rPr>
          <w:noProof/>
          <w:lang w:val="pl-PL"/>
        </w:rPr>
        <w:drawing>
          <wp:inline distT="0" distB="0" distL="0" distR="0" wp14:anchorId="6797C158" wp14:editId="485AC5DD">
            <wp:extent cx="3168015" cy="137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8015" cy="1372235"/>
                    </a:xfrm>
                    <a:prstGeom prst="rect">
                      <a:avLst/>
                    </a:prstGeom>
                  </pic:spPr>
                </pic:pic>
              </a:graphicData>
            </a:graphic>
          </wp:inline>
        </w:drawing>
      </w:r>
    </w:p>
    <w:p w14:paraId="34AB0C71" w14:textId="252211E7" w:rsidR="0005766A" w:rsidRPr="00EB4AC8" w:rsidRDefault="00EB4AC8" w:rsidP="00106508">
      <w:pPr>
        <w:pStyle w:val="Caption"/>
        <w:rPr>
          <w:lang w:val="en-US"/>
        </w:rPr>
      </w:pPr>
      <w:bookmarkStart w:id="11" w:name="_Ref518318649"/>
      <w:r w:rsidRPr="00EB4AC8">
        <w:rPr>
          <w:lang w:val="en-US"/>
        </w:rPr>
        <w:t xml:space="preserve">Figure </w:t>
      </w:r>
      <w:r>
        <w:fldChar w:fldCharType="begin"/>
      </w:r>
      <w:r w:rsidRPr="00EB4AC8">
        <w:rPr>
          <w:lang w:val="en-US"/>
        </w:rPr>
        <w:instrText xml:space="preserve"> SEQ Figure \* ARABIC </w:instrText>
      </w:r>
      <w:r>
        <w:fldChar w:fldCharType="separate"/>
      </w:r>
      <w:r w:rsidR="001B3592">
        <w:rPr>
          <w:noProof/>
          <w:lang w:val="en-US"/>
        </w:rPr>
        <w:t>1</w:t>
      </w:r>
      <w:r>
        <w:fldChar w:fldCharType="end"/>
      </w:r>
      <w:bookmarkEnd w:id="11"/>
      <w:r w:rsidRPr="00EB4AC8">
        <w:rPr>
          <w:lang w:val="en-US"/>
        </w:rPr>
        <w:t>. Anatomy of human eye, https://goo.gl/k5qap4</w:t>
      </w:r>
    </w:p>
    <w:p w14:paraId="17CD4A6E" w14:textId="77777777" w:rsidR="007B78C9" w:rsidRDefault="007B78C9" w:rsidP="007B78C9">
      <w:pPr>
        <w:pStyle w:val="tt"/>
        <w:ind w:firstLine="0"/>
      </w:pPr>
      <w:r>
        <w:rPr>
          <w:rStyle w:val="Brak"/>
        </w:rPr>
        <w:t xml:space="preserve">Light passes through the cornea, the pupil and the lens to finally fall on the light-sensitive cells of the retina. When the amount of light coming through the iris exceeds normal requisition, or there is shortage of light for the eye to perform normal vison, the </w:t>
      </w:r>
      <w:r>
        <w:rPr>
          <w:rStyle w:val="Brak"/>
          <w:b/>
          <w:bCs/>
          <w:i/>
          <w:iCs/>
        </w:rPr>
        <w:t xml:space="preserve">iris sphincter muscle </w:t>
      </w:r>
      <w:r>
        <w:rPr>
          <w:rStyle w:val="Brak"/>
        </w:rPr>
        <w:t>and</w:t>
      </w:r>
      <w:r>
        <w:rPr>
          <w:rStyle w:val="Brak"/>
          <w:b/>
          <w:bCs/>
          <w:i/>
          <w:iCs/>
        </w:rPr>
        <w:t xml:space="preserve"> iris dilator muscle </w:t>
      </w:r>
      <w:r>
        <w:rPr>
          <w:rStyle w:val="Brak"/>
        </w:rPr>
        <w:t xml:space="preserve">react, creating what is known as the </w:t>
      </w:r>
      <w:r>
        <w:rPr>
          <w:rStyle w:val="Brak"/>
          <w:b/>
          <w:bCs/>
          <w:i/>
          <w:iCs/>
        </w:rPr>
        <w:t>pupillary light reflex</w:t>
      </w:r>
      <w:r>
        <w:rPr>
          <w:rStyle w:val="Brak"/>
        </w:rPr>
        <w:t>. The first muscle constricts the pupil when light is too bright, while the other expands it in poor light conditions. In a heightened sympathetic activity, these muscles can follow the same response pattern as in the case of various light conditions.</w:t>
      </w:r>
    </w:p>
    <w:p w14:paraId="64B6A57E" w14:textId="39AD24B2" w:rsidR="00FE53C7" w:rsidRDefault="007B78C9" w:rsidP="007B78C9">
      <w:pPr>
        <w:pStyle w:val="tt"/>
        <w:ind w:firstLine="0"/>
        <w:rPr>
          <w:lang w:val="en-US"/>
        </w:rPr>
      </w:pPr>
      <w:r>
        <w:rPr>
          <w:rStyle w:val="Brak"/>
        </w:rPr>
        <w:tab/>
        <w:t xml:space="preserve">The varying size of the pupil is a physiological response to many external factors (the pupillary response). The change in pupil size can be prompted by an involuntary reflex reaction to light (exposure to light) (Saladin, 2015). An increase in the size of the pupil of the eye has been found to accompany interest understood in the context of </w:t>
      </w:r>
      <w:r>
        <w:rPr>
          <w:rStyle w:val="Brak"/>
        </w:rPr>
        <w:lastRenderedPageBreak/>
        <w:t xml:space="preserve">attention, and even sexual arousal (Hess and </w:t>
      </w:r>
      <w:proofErr w:type="spellStart"/>
      <w:r>
        <w:rPr>
          <w:rStyle w:val="Brak"/>
        </w:rPr>
        <w:t>Polt</w:t>
      </w:r>
      <w:proofErr w:type="spellEnd"/>
      <w:r>
        <w:rPr>
          <w:rStyle w:val="Brak"/>
        </w:rPr>
        <w:t>, 1960) (</w:t>
      </w:r>
      <w:proofErr w:type="spellStart"/>
      <w:r>
        <w:rPr>
          <w:rStyle w:val="Brak"/>
        </w:rPr>
        <w:t>Hämmerer</w:t>
      </w:r>
      <w:proofErr w:type="spellEnd"/>
      <w:r>
        <w:rPr>
          <w:rStyle w:val="Brak"/>
        </w:rPr>
        <w:t xml:space="preserve"> et al., 2017). Other factors are memory operations (Bradley et al., 2008) or a cognitive effort to distinguish between automated and controlled cognitive processing (</w:t>
      </w:r>
      <w:proofErr w:type="spellStart"/>
      <w:r>
        <w:rPr>
          <w:rStyle w:val="Brak"/>
        </w:rPr>
        <w:t>Querino</w:t>
      </w:r>
      <w:proofErr w:type="spellEnd"/>
      <w:r>
        <w:rPr>
          <w:rStyle w:val="Brak"/>
        </w:rPr>
        <w:t xml:space="preserve"> et al., 2015) (</w:t>
      </w:r>
      <w:proofErr w:type="spellStart"/>
      <w:r>
        <w:rPr>
          <w:rStyle w:val="Brak"/>
        </w:rPr>
        <w:t>Staniucha</w:t>
      </w:r>
      <w:proofErr w:type="spellEnd"/>
      <w:r>
        <w:rPr>
          <w:rStyle w:val="Brak"/>
        </w:rPr>
        <w:t xml:space="preserve"> and Wojciechowski, 2016) In normal light conditions, the pupil diameter is around 3.09mm, and 4.93mm for darkness (Wyatt, 1995). In </w:t>
      </w:r>
      <w:hyperlink w:anchor="Ref518318698" w:history="1">
        <w:r>
          <w:rPr>
            <w:rStyle w:val="Hyperlink2"/>
          </w:rPr>
          <w:t xml:space="preserve">Figure </w:t>
        </w:r>
        <w:r>
          <w:rPr>
            <w:rStyle w:val="Brak"/>
          </w:rPr>
          <w:t>2</w:t>
        </w:r>
      </w:hyperlink>
      <w:r>
        <w:t>, the</w:t>
      </w:r>
      <w:r>
        <w:rPr>
          <w:rStyle w:val="Hyperlink2"/>
        </w:rPr>
        <w:t xml:space="preserve"> effect of bright light and dim light is presented. As far as the latency of the light reflex, the shortest one was recorded in (Ellis, 1981) and it was 220 </w:t>
      </w:r>
      <w:proofErr w:type="spellStart"/>
      <w:r>
        <w:rPr>
          <w:rStyle w:val="Hyperlink2"/>
        </w:rPr>
        <w:t>ms.</w:t>
      </w:r>
      <w:proofErr w:type="spellEnd"/>
      <w:r>
        <w:rPr>
          <w:rStyle w:val="Hyperlink2"/>
        </w:rPr>
        <w:t xml:space="preserve"> Some algorithms to create a virtual pupil (</w:t>
      </w:r>
      <w:proofErr w:type="spellStart"/>
      <w:r>
        <w:rPr>
          <w:rStyle w:val="Hyperlink2"/>
        </w:rPr>
        <w:t>Walraven</w:t>
      </w:r>
      <w:proofErr w:type="spellEnd"/>
      <w:r>
        <w:rPr>
          <w:rStyle w:val="Hyperlink2"/>
        </w:rPr>
        <w:t>, 2009) can be found in the literature, which can be used to conduct experiments without the need for human subjects.</w:t>
      </w:r>
    </w:p>
    <w:p w14:paraId="4DF7B8D3" w14:textId="77777777" w:rsidR="00C17E8B" w:rsidRDefault="00C17E8B" w:rsidP="00AC0417">
      <w:pPr>
        <w:pStyle w:val="tt"/>
        <w:rPr>
          <w:lang w:val="en-US"/>
        </w:rPr>
      </w:pPr>
    </w:p>
    <w:p w14:paraId="2227F754" w14:textId="77777777" w:rsidR="00EB4AC8" w:rsidRDefault="00D4297B" w:rsidP="00106508">
      <w:pPr>
        <w:pStyle w:val="tt"/>
        <w:keepNext/>
        <w:jc w:val="center"/>
      </w:pPr>
      <w:r>
        <w:rPr>
          <w:noProof/>
          <w:lang w:val="pl-PL"/>
        </w:rPr>
        <w:drawing>
          <wp:inline distT="0" distB="0" distL="0" distR="0" wp14:anchorId="693CFDB4" wp14:editId="63DDDE78">
            <wp:extent cx="2722418" cy="1442899"/>
            <wp:effectExtent l="0" t="0" r="1905" b="5080"/>
            <wp:docPr id="7" name="Picture 7" descr="C:\Users\MenosG\AppData\Local\Microsoft\Windows\INetCache\Content.Word\pupil_resp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osG\AppData\Local\Microsoft\Windows\INetCache\Content.Word\pupil_respon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1388" cy="1452953"/>
                    </a:xfrm>
                    <a:prstGeom prst="rect">
                      <a:avLst/>
                    </a:prstGeom>
                    <a:noFill/>
                    <a:ln>
                      <a:noFill/>
                    </a:ln>
                  </pic:spPr>
                </pic:pic>
              </a:graphicData>
            </a:graphic>
          </wp:inline>
        </w:drawing>
      </w:r>
    </w:p>
    <w:p w14:paraId="337A5FA1" w14:textId="53D8CAA7" w:rsidR="00FE53C7" w:rsidRPr="00336966" w:rsidRDefault="00EB4AC8" w:rsidP="00106508">
      <w:pPr>
        <w:pStyle w:val="Caption"/>
        <w:rPr>
          <w:lang w:val="en-US"/>
        </w:rPr>
      </w:pPr>
      <w:bookmarkStart w:id="12" w:name="_Ref518318698"/>
      <w:r w:rsidRPr="00EB4AC8">
        <w:rPr>
          <w:lang w:val="en-US"/>
        </w:rPr>
        <w:t xml:space="preserve">Figure </w:t>
      </w:r>
      <w:r>
        <w:fldChar w:fldCharType="begin"/>
      </w:r>
      <w:r w:rsidRPr="00EB4AC8">
        <w:rPr>
          <w:lang w:val="en-US"/>
        </w:rPr>
        <w:instrText xml:space="preserve"> SEQ Figure \* ARABIC </w:instrText>
      </w:r>
      <w:r>
        <w:fldChar w:fldCharType="separate"/>
      </w:r>
      <w:r w:rsidR="001B3592">
        <w:rPr>
          <w:noProof/>
          <w:lang w:val="en-US"/>
        </w:rPr>
        <w:t>2</w:t>
      </w:r>
      <w:r>
        <w:fldChar w:fldCharType="end"/>
      </w:r>
      <w:bookmarkEnd w:id="12"/>
      <w:r w:rsidRPr="00EB4AC8">
        <w:rPr>
          <w:lang w:val="en-US"/>
        </w:rPr>
        <w:t>. Pupil dilatation based on given light</w:t>
      </w:r>
      <w:r w:rsidR="00EE559A">
        <w:rPr>
          <w:lang w:val="en-US"/>
        </w:rPr>
        <w:t xml:space="preserve"> </w:t>
      </w:r>
      <w:r w:rsidR="00336966" w:rsidRPr="00336966">
        <w:rPr>
          <w:lang w:val="en-US"/>
        </w:rPr>
        <w:t>(Walker, Hall and Hurst, 1990)</w:t>
      </w:r>
    </w:p>
    <w:p w14:paraId="78B36951" w14:textId="162F5EFC" w:rsidR="00C17E8B" w:rsidRDefault="00C17E8B" w:rsidP="00AC0417">
      <w:pPr>
        <w:pStyle w:val="tt"/>
        <w:rPr>
          <w:lang w:val="en-US"/>
        </w:rPr>
      </w:pPr>
    </w:p>
    <w:p w14:paraId="0A96E41C" w14:textId="77777777" w:rsidR="009E6F28" w:rsidRDefault="007B78C9" w:rsidP="00AC0417">
      <w:pPr>
        <w:pStyle w:val="tt"/>
        <w:rPr>
          <w:rStyle w:val="Hyperlink2"/>
        </w:rPr>
      </w:pPr>
      <w:r>
        <w:rPr>
          <w:rStyle w:val="Hyperlink2"/>
        </w:rPr>
        <w:t xml:space="preserve">The pupillary light reflex is modeled as a physiologically-based non-linear delay differential equation. </w:t>
      </w:r>
    </w:p>
    <w:p w14:paraId="76F65177" w14:textId="516935EB" w:rsidR="009E6F28" w:rsidRPr="009E6F28" w:rsidRDefault="009E6F28" w:rsidP="009E6F28">
      <w:pPr>
        <w:pStyle w:val="tt"/>
        <w:ind w:firstLine="0"/>
        <w:rPr>
          <w:lang w:val="en-US"/>
        </w:rPr>
      </w:pPr>
      <w:r>
        <w:rPr>
          <w:rStyle w:val="Hyperlink2"/>
        </w:rPr>
        <w:tab/>
      </w:r>
      <w:r w:rsidRPr="009E6F28">
        <w:rPr>
          <w:lang w:val="en-US"/>
        </w:rPr>
        <w:t xml:space="preserve">Subsequent pupillary measurements will be made with a different physiological index. </w:t>
      </w:r>
      <w:ins w:id="13" w:author="Filip Rynkiewicz" w:date="2019-05-21T12:12:00Z">
        <w:r w:rsidR="00625015">
          <w:rPr>
            <w:lang w:val="en-US"/>
          </w:rPr>
          <w:t>It is o</w:t>
        </w:r>
      </w:ins>
      <w:del w:id="14" w:author="Filip Rynkiewicz" w:date="2019-05-21T12:12:00Z">
        <w:r w:rsidRPr="009E6F28" w:rsidDel="00625015">
          <w:rPr>
            <w:lang w:val="en-US"/>
          </w:rPr>
          <w:delText>We o</w:delText>
        </w:r>
      </w:del>
      <w:r w:rsidRPr="009E6F28">
        <w:rPr>
          <w:lang w:val="en-US"/>
        </w:rPr>
        <w:t>bserved that the pupil diameter changes each fixation cross location in the different emotional state (</w:t>
      </w:r>
      <w:proofErr w:type="spellStart"/>
      <w:r w:rsidRPr="009E6F28">
        <w:rPr>
          <w:lang w:val="en-US"/>
        </w:rPr>
        <w:t>Raiturkar</w:t>
      </w:r>
      <w:proofErr w:type="spellEnd"/>
      <w:r w:rsidRPr="009E6F28">
        <w:rPr>
          <w:lang w:val="en-US"/>
        </w:rPr>
        <w:t xml:space="preserve"> etc. 2016). The magnitude of the pupil is strongly correlated with visual attention and task performance (</w:t>
      </w:r>
      <w:proofErr w:type="spellStart"/>
      <w:r w:rsidRPr="009E6F28">
        <w:rPr>
          <w:lang w:val="en-US"/>
        </w:rPr>
        <w:t>Ebitz</w:t>
      </w:r>
      <w:proofErr w:type="spellEnd"/>
      <w:r w:rsidRPr="009E6F28">
        <w:rPr>
          <w:lang w:val="en-US"/>
        </w:rPr>
        <w:t>, Pearson and Platt, 2014). The numerical accuracy of different variants of integral image computation algorithms give the possibility of multiple evaluation of different statistical characteristics of the image (</w:t>
      </w:r>
      <w:proofErr w:type="spellStart"/>
      <w:r w:rsidRPr="009E6F28">
        <w:rPr>
          <w:lang w:val="en-US"/>
        </w:rPr>
        <w:t>Puchala</w:t>
      </w:r>
      <w:proofErr w:type="spellEnd"/>
      <w:r w:rsidRPr="009E6F28">
        <w:rPr>
          <w:lang w:val="en-US"/>
        </w:rPr>
        <w:t xml:space="preserve"> and </w:t>
      </w:r>
      <w:proofErr w:type="spellStart"/>
      <w:r w:rsidRPr="009E6F28">
        <w:rPr>
          <w:lang w:val="en-US"/>
        </w:rPr>
        <w:t>Stokfiszewski</w:t>
      </w:r>
      <w:proofErr w:type="spellEnd"/>
      <w:r w:rsidRPr="009E6F28">
        <w:rPr>
          <w:lang w:val="en-US"/>
        </w:rPr>
        <w:t xml:space="preserve"> 2018) to extract the differences from different parameters of the pupil size. </w:t>
      </w:r>
    </w:p>
    <w:p w14:paraId="62A0407C" w14:textId="436973FA" w:rsidR="009E6F28" w:rsidRPr="009E6F28" w:rsidRDefault="009E6F28" w:rsidP="009E6F28">
      <w:pPr>
        <w:pStyle w:val="tt"/>
        <w:rPr>
          <w:lang w:val="en-US"/>
        </w:rPr>
      </w:pPr>
      <w:r w:rsidRPr="009E6F28">
        <w:rPr>
          <w:lang w:val="en-US"/>
        </w:rPr>
        <w:t xml:space="preserve">    The other solution is based on artificial neural networks (</w:t>
      </w:r>
      <w:proofErr w:type="spellStart"/>
      <w:r w:rsidRPr="009E6F28">
        <w:rPr>
          <w:lang w:val="en-US"/>
        </w:rPr>
        <w:t>Garba</w:t>
      </w:r>
      <w:proofErr w:type="spellEnd"/>
      <w:r w:rsidRPr="009E6F28">
        <w:rPr>
          <w:lang w:val="en-US"/>
        </w:rPr>
        <w:t xml:space="preserve"> </w:t>
      </w:r>
      <w:proofErr w:type="spellStart"/>
      <w:r w:rsidRPr="009E6F28">
        <w:rPr>
          <w:lang w:val="en-US"/>
        </w:rPr>
        <w:t>etc</w:t>
      </w:r>
      <w:proofErr w:type="spellEnd"/>
      <w:r w:rsidRPr="009E6F28">
        <w:rPr>
          <w:lang w:val="en-US"/>
        </w:rPr>
        <w:t xml:space="preserve"> 2014) (</w:t>
      </w:r>
      <w:proofErr w:type="spellStart"/>
      <w:r w:rsidRPr="009E6F28">
        <w:rPr>
          <w:lang w:val="en-US"/>
        </w:rPr>
        <w:t>Lipiński</w:t>
      </w:r>
      <w:proofErr w:type="spellEnd"/>
      <w:r w:rsidRPr="009E6F28">
        <w:rPr>
          <w:lang w:val="en-US"/>
        </w:rPr>
        <w:t xml:space="preserve">, 2011) to predict the pupillary response and factor localization. </w:t>
      </w:r>
    </w:p>
    <w:p w14:paraId="65D3CA3D" w14:textId="541D3B24" w:rsidR="009E6F28" w:rsidRDefault="009E6F28" w:rsidP="00AC0417">
      <w:pPr>
        <w:pStyle w:val="tt"/>
        <w:rPr>
          <w:rStyle w:val="Hyperlink2"/>
        </w:rPr>
      </w:pPr>
      <w:r w:rsidRPr="009E6F28">
        <w:rPr>
          <w:lang w:val="en-US"/>
        </w:rPr>
        <w:t>(</w:t>
      </w:r>
      <w:proofErr w:type="spellStart"/>
      <w:r w:rsidRPr="009E6F28">
        <w:rPr>
          <w:lang w:val="en-US"/>
        </w:rPr>
        <w:t>Raiturkar</w:t>
      </w:r>
      <w:proofErr w:type="spellEnd"/>
      <w:r w:rsidRPr="009E6F28">
        <w:rPr>
          <w:lang w:val="en-US"/>
        </w:rPr>
        <w:t xml:space="preserve"> etc. 2016)</w:t>
      </w:r>
      <w:r>
        <w:rPr>
          <w:lang w:val="en-US"/>
        </w:rPr>
        <w:t xml:space="preserve"> </w:t>
      </w:r>
      <w:r w:rsidR="00282E8A">
        <w:rPr>
          <w:lang w:val="en-US"/>
        </w:rPr>
        <w:t xml:space="preserve">propose </w:t>
      </w:r>
      <w:r w:rsidR="00282E8A" w:rsidRPr="009E6F28">
        <w:rPr>
          <w:lang w:val="en-US"/>
        </w:rPr>
        <w:t xml:space="preserve">model </w:t>
      </w:r>
      <w:r w:rsidR="00282E8A">
        <w:rPr>
          <w:lang w:val="en-US"/>
        </w:rPr>
        <w:t>based</w:t>
      </w:r>
      <w:r w:rsidR="00282E8A" w:rsidRPr="009E6F28">
        <w:rPr>
          <w:lang w:val="en-US"/>
        </w:rPr>
        <w:t xml:space="preserve"> that the pupil’s response to brightness changes is linear</w:t>
      </w:r>
      <w:r w:rsidR="00282E8A">
        <w:rPr>
          <w:lang w:val="en-US"/>
        </w:rPr>
        <w:t xml:space="preserve"> and they try to </w:t>
      </w:r>
      <w:r w:rsidR="00282E8A" w:rsidRPr="009E6F28">
        <w:rPr>
          <w:lang w:val="en-US"/>
        </w:rPr>
        <w:t>cover the range of pupillary behavior</w:t>
      </w:r>
      <w:r w:rsidR="00282E8A">
        <w:rPr>
          <w:lang w:val="en-US"/>
        </w:rPr>
        <w:t xml:space="preserve">. They </w:t>
      </w:r>
      <w:r w:rsidRPr="009E6F28">
        <w:rPr>
          <w:lang w:val="en-US"/>
        </w:rPr>
        <w:t>assume that the response of the pupil, at each time instant, is independent of the previous light intensity that it was exposed to.</w:t>
      </w:r>
    </w:p>
    <w:p w14:paraId="34502019" w14:textId="3AC8B23A" w:rsidR="00E60A17" w:rsidRDefault="007B78C9" w:rsidP="00AC0417">
      <w:pPr>
        <w:pStyle w:val="tt"/>
        <w:rPr>
          <w:lang w:val="en-US"/>
        </w:rPr>
      </w:pPr>
      <w:r>
        <w:rPr>
          <w:rStyle w:val="Hyperlink2"/>
        </w:rPr>
        <w:t>Models of pupil changes under the influence of light may allow to separate factors related to the emotional state of the human study subject from the rate of these emotional cues. We propose to collect information about pupil dilation and then decouple the pupillary light reflex from this data. It is important to know the behavior of the eye due to changes in the light environment. Currently, studies on emotional states based on pupil size are performed in isolated laboratory environments. Accordingly, knowing and modeling pupil changes based on light conditions will allow us to isolate these changes.</w:t>
      </w:r>
      <w:r w:rsidR="00282E8A">
        <w:rPr>
          <w:rStyle w:val="Hyperlink2"/>
        </w:rPr>
        <w:t xml:space="preserve"> </w:t>
      </w:r>
      <w:r w:rsidR="00E87BAC" w:rsidRPr="00E87BAC">
        <w:rPr>
          <w:rStyle w:val="Hyperlink2"/>
        </w:rPr>
        <w:t xml:space="preserve">To ensure the most accurate simulation of pupil behavior, we implemented and </w:t>
      </w:r>
      <w:r w:rsidR="00E87BAC">
        <w:rPr>
          <w:rStyle w:val="Hyperlink2"/>
        </w:rPr>
        <w:t>the most</w:t>
      </w:r>
      <w:r w:rsidR="00E87BAC" w:rsidRPr="00E87BAC">
        <w:rPr>
          <w:rStyle w:val="Hyperlink2"/>
        </w:rPr>
        <w:t xml:space="preserve"> popular </w:t>
      </w:r>
      <w:r w:rsidR="00E87BAC">
        <w:rPr>
          <w:rStyle w:val="Hyperlink2"/>
        </w:rPr>
        <w:t xml:space="preserve">mathematical </w:t>
      </w:r>
      <w:r w:rsidR="00E87BAC" w:rsidRPr="00E87BAC">
        <w:rPr>
          <w:rStyle w:val="Hyperlink2"/>
        </w:rPr>
        <w:t xml:space="preserve">models of </w:t>
      </w:r>
      <w:r w:rsidR="00E87BAC">
        <w:rPr>
          <w:rStyle w:val="Hyperlink2"/>
        </w:rPr>
        <w:t xml:space="preserve">the </w:t>
      </w:r>
      <w:r w:rsidR="00E87BAC" w:rsidRPr="00E87BAC">
        <w:rPr>
          <w:rStyle w:val="Hyperlink2"/>
        </w:rPr>
        <w:t>pupil</w:t>
      </w:r>
      <w:r w:rsidR="00E87BAC">
        <w:rPr>
          <w:rStyle w:val="Hyperlink2"/>
        </w:rPr>
        <w:t>lary</w:t>
      </w:r>
      <w:r w:rsidR="00E87BAC" w:rsidRPr="00E87BAC">
        <w:rPr>
          <w:rStyle w:val="Hyperlink2"/>
        </w:rPr>
        <w:t xml:space="preserve"> </w:t>
      </w:r>
      <w:r w:rsidR="00E87BAC">
        <w:rPr>
          <w:rStyle w:val="Hyperlink2"/>
        </w:rPr>
        <w:t>light reflex</w:t>
      </w:r>
      <w:r w:rsidR="00E87BAC" w:rsidRPr="00E87BAC">
        <w:rPr>
          <w:rStyle w:val="Hyperlink2"/>
        </w:rPr>
        <w:t>.</w:t>
      </w:r>
    </w:p>
    <w:p w14:paraId="2C702C0B" w14:textId="48F23FF3" w:rsidR="003923E6" w:rsidRDefault="003E11D8" w:rsidP="000950B1">
      <w:pPr>
        <w:pStyle w:val="Heading1"/>
        <w:rPr>
          <w:lang w:val="en-US"/>
        </w:rPr>
      </w:pPr>
      <w:del w:id="15" w:author="MenosG" w:date="2019-05-18T18:37:00Z">
        <w:r w:rsidRPr="003E11D8" w:rsidDel="000950B1">
          <w:rPr>
            <w:lang w:val="en-US"/>
          </w:rPr>
          <w:delText>Mathematical model</w:delText>
        </w:r>
        <w:r w:rsidDel="000950B1">
          <w:rPr>
            <w:lang w:val="en-US"/>
          </w:rPr>
          <w:delText xml:space="preserve">s </w:delText>
        </w:r>
        <w:r w:rsidR="00841A0D" w:rsidDel="000950B1">
          <w:rPr>
            <w:lang w:val="en-US"/>
          </w:rPr>
          <w:delText>of the p</w:delText>
        </w:r>
        <w:r w:rsidR="00841A0D" w:rsidRPr="00841A0D" w:rsidDel="000950B1">
          <w:rPr>
            <w:lang w:val="en-US"/>
          </w:rPr>
          <w:delText>upillary</w:delText>
        </w:r>
      </w:del>
      <w:ins w:id="16" w:author="MenosG" w:date="2019-05-18T18:37:00Z">
        <w:r w:rsidR="000950B1">
          <w:rPr>
            <w:lang w:val="en-US"/>
          </w:rPr>
          <w:t>Pupillary</w:t>
        </w:r>
      </w:ins>
      <w:r w:rsidR="00841A0D" w:rsidRPr="00841A0D">
        <w:rPr>
          <w:lang w:val="en-US"/>
        </w:rPr>
        <w:t xml:space="preserve"> light reflex</w:t>
      </w:r>
      <w:r w:rsidR="00841A0D">
        <w:rPr>
          <w:lang w:val="en-US"/>
        </w:rPr>
        <w:t xml:space="preserve"> </w:t>
      </w:r>
      <w:ins w:id="17" w:author="MenosG" w:date="2019-05-18T18:36:00Z">
        <w:r w:rsidR="000950B1">
          <w:rPr>
            <w:lang w:val="en-US"/>
          </w:rPr>
          <w:t>in equilibrium state</w:t>
        </w:r>
      </w:ins>
    </w:p>
    <w:p w14:paraId="7F7EDC5A" w14:textId="77777777" w:rsidR="00E60A17" w:rsidRDefault="00E60A17" w:rsidP="00AC0417">
      <w:pPr>
        <w:pStyle w:val="tt"/>
        <w:rPr>
          <w:lang w:val="en-US"/>
        </w:rPr>
      </w:pPr>
    </w:p>
    <w:p w14:paraId="11392ABE" w14:textId="3DFA8652" w:rsidR="007B78C9" w:rsidRPr="003E11D8" w:rsidDel="00D1314C" w:rsidRDefault="003E11D8" w:rsidP="00D1314C">
      <w:pPr>
        <w:pStyle w:val="tt"/>
        <w:rPr>
          <w:del w:id="18" w:author="MenosG" w:date="2019-05-18T15:23:00Z"/>
          <w:rStyle w:val="Hyperlink2"/>
          <w:lang w:val="en-GB"/>
        </w:rPr>
      </w:pPr>
      <w:r>
        <w:t xml:space="preserve">The pupillary light reflex is the main mechanism that regulates the pupillary diameter. </w:t>
      </w:r>
      <w:r w:rsidR="007B78C9">
        <w:t>Most models so far have been developed against the background of empirical research</w:t>
      </w:r>
      <w:ins w:id="19" w:author="MenosG" w:date="2019-05-18T15:19:00Z">
        <w:r w:rsidR="00D1314C">
          <w:t xml:space="preserve">. </w:t>
        </w:r>
      </w:ins>
      <w:ins w:id="20" w:author="MenosG" w:date="2019-05-18T15:20:00Z">
        <w:r w:rsidR="00D1314C">
          <w:t xml:space="preserve">Data gathered in those experiment was obtained </w:t>
        </w:r>
      </w:ins>
      <w:ins w:id="21" w:author="MenosG" w:date="2019-05-18T15:25:00Z">
        <w:r w:rsidR="00D1314C">
          <w:t xml:space="preserve">after the </w:t>
        </w:r>
      </w:ins>
      <w:ins w:id="22" w:author="MenosG" w:date="2019-05-18T15:22:00Z">
        <w:r w:rsidR="00D1314C">
          <w:t xml:space="preserve">pupil </w:t>
        </w:r>
      </w:ins>
      <w:ins w:id="23" w:author="MenosG" w:date="2019-05-18T15:25:00Z">
        <w:r w:rsidR="00D1314C">
          <w:t xml:space="preserve">have reached the </w:t>
        </w:r>
      </w:ins>
      <w:ins w:id="24" w:author="MenosG" w:date="2019-05-18T15:22:00Z">
        <w:r w:rsidR="00D1314C" w:rsidRPr="00AF2793">
          <w:rPr>
            <w:i/>
          </w:rPr>
          <w:t>equilibrium</w:t>
        </w:r>
        <w:r w:rsidR="00D1314C">
          <w:t xml:space="preserve"> </w:t>
        </w:r>
      </w:ins>
      <w:ins w:id="25" w:author="MenosG" w:date="2019-05-18T15:20:00Z">
        <w:r w:rsidR="00D1314C">
          <w:t>state</w:t>
        </w:r>
        <w:r w:rsidR="00D1314C">
          <w:rPr>
            <w:i/>
          </w:rPr>
          <w:t>,</w:t>
        </w:r>
      </w:ins>
      <w:ins w:id="26" w:author="MenosG" w:date="2019-05-18T15:21:00Z">
        <w:r w:rsidR="00D1314C">
          <w:rPr>
            <w:i/>
          </w:rPr>
          <w:t xml:space="preserve"> </w:t>
        </w:r>
      </w:ins>
      <w:ins w:id="27" w:author="MenosG" w:date="2019-05-18T15:25:00Z">
        <w:r w:rsidR="00D1314C">
          <w:t xml:space="preserve">when </w:t>
        </w:r>
      </w:ins>
      <w:ins w:id="28" w:author="MenosG" w:date="2019-05-18T15:21:00Z">
        <w:r w:rsidR="00D1314C">
          <w:t>the pupil have stabilized for each</w:t>
        </w:r>
      </w:ins>
      <w:ins w:id="29" w:author="MenosG" w:date="2019-05-18T15:22:00Z">
        <w:r w:rsidR="00D1314C">
          <w:t xml:space="preserve"> illumination level</w:t>
        </w:r>
      </w:ins>
      <w:ins w:id="30" w:author="MenosG" w:date="2019-05-18T15:26:00Z">
        <w:r w:rsidR="00D1314C">
          <w:t>.</w:t>
        </w:r>
      </w:ins>
      <w:ins w:id="31" w:author="MenosG" w:date="2019-05-18T15:24:00Z">
        <w:r w:rsidR="00D1314C">
          <w:t xml:space="preserve"> T</w:t>
        </w:r>
      </w:ins>
      <w:ins w:id="32" w:author="MenosG" w:date="2019-05-18T15:22:00Z">
        <w:r w:rsidR="00D1314C">
          <w:t xml:space="preserve">hose models </w:t>
        </w:r>
      </w:ins>
      <w:ins w:id="33" w:author="MenosG" w:date="2019-05-18T15:26:00Z">
        <w:r w:rsidR="00D1314C">
          <w:t xml:space="preserve">are not suitable </w:t>
        </w:r>
      </w:ins>
      <w:ins w:id="34" w:author="MenosG" w:date="2019-05-18T15:27:00Z">
        <w:r w:rsidR="00D1314C">
          <w:t xml:space="preserve">to </w:t>
        </w:r>
      </w:ins>
      <w:ins w:id="35" w:author="MenosG" w:date="2019-05-18T15:22:00Z">
        <w:r w:rsidR="00D1314C">
          <w:t>descri</w:t>
        </w:r>
      </w:ins>
      <w:ins w:id="36" w:author="MenosG" w:date="2019-05-18T15:23:00Z">
        <w:r w:rsidR="00D1314C">
          <w:t>be dynamic changes of the pupil</w:t>
        </w:r>
      </w:ins>
      <w:ins w:id="37" w:author="MenosG" w:date="2019-05-18T15:26:00Z">
        <w:r w:rsidR="00D1314C">
          <w:t>, but are</w:t>
        </w:r>
      </w:ins>
      <w:del w:id="38" w:author="MenosG" w:date="2019-05-18T15:15:00Z">
        <w:r w:rsidR="007B78C9" w:rsidDel="004C43D5">
          <w:delText xml:space="preserve">. </w:delText>
        </w:r>
      </w:del>
      <w:del w:id="39" w:author="MenosG" w:date="2019-05-18T15:17:00Z">
        <w:r w:rsidR="007B78C9" w:rsidDel="004C43D5">
          <w:delText>Statistical models show changes in pupil size due to light reaching the eye</w:delText>
        </w:r>
      </w:del>
      <w:del w:id="40" w:author="MenosG" w:date="2019-05-18T15:08:00Z">
        <w:r w:rsidR="007B78C9" w:rsidRPr="00D1314C" w:rsidDel="004C43D5">
          <w:rPr>
            <w:lang w:val="en-US"/>
            <w:rPrChange w:id="41" w:author="MenosG" w:date="2019-05-18T15:23:00Z">
              <w:rPr/>
            </w:rPrChange>
          </w:rPr>
          <w:delText>.</w:delText>
        </w:r>
      </w:del>
      <w:del w:id="42" w:author="MenosG" w:date="2019-05-18T15:09:00Z">
        <w:r w:rsidR="007B78C9" w:rsidRPr="00D1314C" w:rsidDel="004C43D5">
          <w:rPr>
            <w:lang w:val="en-US"/>
            <w:rPrChange w:id="43" w:author="MenosG" w:date="2019-05-18T15:23:00Z">
              <w:rPr/>
            </w:rPrChange>
          </w:rPr>
          <w:delText xml:space="preserve"> </w:delText>
        </w:r>
      </w:del>
      <w:ins w:id="44" w:author="Piotr Napieralski" w:date="2019-05-18T08:51:00Z">
        <w:del w:id="45" w:author="MenosG" w:date="2019-05-18T15:23:00Z">
          <w:r w:rsidR="005D377C" w:rsidRPr="00D1314C" w:rsidDel="00D1314C">
            <w:rPr>
              <w:lang w:val="en-US"/>
              <w:rPrChange w:id="46" w:author="MenosG" w:date="2019-05-18T15:23:00Z">
                <w:rPr/>
              </w:rPrChange>
            </w:rPr>
            <w:delText>Tutaj napisać ja</w:delText>
          </w:r>
        </w:del>
      </w:ins>
      <w:ins w:id="47" w:author="Piotr Napieralski" w:date="2019-05-18T08:52:00Z">
        <w:del w:id="48" w:author="MenosG" w:date="2019-05-18T15:23:00Z">
          <w:r w:rsidR="005D377C" w:rsidRPr="00D1314C" w:rsidDel="00D1314C">
            <w:rPr>
              <w:lang w:val="en-US"/>
              <w:rPrChange w:id="49" w:author="MenosG" w:date="2019-05-18T15:23:00Z">
                <w:rPr/>
              </w:rPrChange>
            </w:rPr>
            <w:delText>ki dokładnie efekt jest modelowany. Jakie on ma podłoże I dlaczego tak.</w:delText>
          </w:r>
        </w:del>
        <w:r w:rsidR="005D377C" w:rsidRPr="00D1314C">
          <w:rPr>
            <w:lang w:val="en-US"/>
            <w:rPrChange w:id="50" w:author="MenosG" w:date="2019-05-18T15:23:00Z">
              <w:rPr/>
            </w:rPrChange>
          </w:rPr>
          <w:t xml:space="preserve"> </w:t>
        </w:r>
      </w:ins>
      <w:ins w:id="51" w:author="MenosG" w:date="2019-05-18T15:27:00Z">
        <w:r w:rsidR="00D1314C">
          <w:rPr>
            <w:lang w:val="en-US"/>
          </w:rPr>
          <w:t>used as a base</w:t>
        </w:r>
      </w:ins>
      <w:ins w:id="52" w:author="Filip Rynkiewicz" w:date="2019-05-21T12:14:00Z">
        <w:r w:rsidR="00625015">
          <w:rPr>
            <w:lang w:val="en-US"/>
          </w:rPr>
          <w:t xml:space="preserve"> to some models</w:t>
        </w:r>
      </w:ins>
      <w:ins w:id="53" w:author="MenosG" w:date="2019-05-18T15:27:00Z">
        <w:del w:id="54" w:author="Filip Rynkiewicz" w:date="2019-05-21T12:14:00Z">
          <w:r w:rsidR="00D1314C" w:rsidDel="00625015">
            <w:rPr>
              <w:lang w:val="en-US"/>
            </w:rPr>
            <w:delText xml:space="preserve"> in the mode</w:delText>
          </w:r>
          <w:r w:rsidR="00C256C6" w:rsidDel="00625015">
            <w:rPr>
              <w:lang w:val="en-US"/>
            </w:rPr>
            <w:delText>ling</w:delText>
          </w:r>
        </w:del>
        <w:r w:rsidR="00C256C6">
          <w:rPr>
            <w:lang w:val="en-US"/>
          </w:rPr>
          <w:t xml:space="preserve"> of </w:t>
        </w:r>
        <w:r w:rsidR="00D1314C">
          <w:rPr>
            <w:lang w:val="en-US"/>
          </w:rPr>
          <w:t>dynamic</w:t>
        </w:r>
      </w:ins>
      <w:moveFromRangeStart w:id="55" w:author="MenosG" w:date="2019-05-18T15:23:00Z" w:name="move9085425"/>
      <w:moveFrom w:id="56" w:author="MenosG" w:date="2019-05-18T15:23:00Z">
        <w:r w:rsidR="007B78C9" w:rsidDel="00D1314C">
          <w:rPr>
            <w:rStyle w:val="Hyperlink2"/>
          </w:rPr>
          <w:t xml:space="preserve">Based on (Watson and Yellott, 2012), the entire equation was transformed to use </w:t>
        </w:r>
        <w:r w:rsidR="007B78C9" w:rsidDel="00D1314C">
          <w:rPr>
            <w:rStyle w:val="Brak"/>
            <w:b/>
            <w:bCs/>
            <w:i/>
            <w:iCs/>
          </w:rPr>
          <w:t xml:space="preserve">nit </w:t>
        </w:r>
        <w:r w:rsidR="007B78C9" w:rsidDel="00D1314C">
          <w:rPr>
            <w:rStyle w:val="Brak"/>
            <w:b/>
            <w:bCs/>
          </w:rPr>
          <w:t>(</w:t>
        </w:r>
        <m:oMath>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oMath>
        <w:r w:rsidR="007B78C9" w:rsidDel="00D1314C">
          <w:rPr>
            <w:rStyle w:val="Hyperlink2"/>
          </w:rPr>
          <w:t xml:space="preserve"> as the main unit of luminance.</w:t>
        </w:r>
      </w:moveFrom>
      <w:moveFromRangeEnd w:id="55"/>
    </w:p>
    <w:p w14:paraId="2CBBC8CA" w14:textId="4830B29E" w:rsidR="00AB2187" w:rsidRDefault="00D1314C">
      <w:pPr>
        <w:pStyle w:val="tt"/>
        <w:rPr>
          <w:ins w:id="57" w:author="MenosG" w:date="2019-05-19T08:00:00Z"/>
          <w:rStyle w:val="Hyperlink2"/>
        </w:rPr>
      </w:pPr>
      <w:ins w:id="58" w:author="MenosG" w:date="2019-05-18T15:23:00Z">
        <w:r>
          <w:rPr>
            <w:rStyle w:val="Hyperlink2"/>
          </w:rPr>
          <w:t xml:space="preserve"> </w:t>
        </w:r>
      </w:ins>
      <w:ins w:id="59" w:author="MenosG" w:date="2019-05-18T15:27:00Z">
        <w:r w:rsidR="00C256C6">
          <w:rPr>
            <w:rStyle w:val="Hyperlink2"/>
          </w:rPr>
          <w:t xml:space="preserve">changes of pupil. </w:t>
        </w:r>
      </w:ins>
      <w:r w:rsidR="007B78C9">
        <w:rPr>
          <w:rStyle w:val="Hyperlink2"/>
        </w:rPr>
        <w:t xml:space="preserve">The literature describes several </w:t>
      </w:r>
      <w:ins w:id="60" w:author="MenosG" w:date="2019-05-18T15:26:00Z">
        <w:r>
          <w:rPr>
            <w:rStyle w:val="Hyperlink2"/>
          </w:rPr>
          <w:t xml:space="preserve">dynamic </w:t>
        </w:r>
        <w:del w:id="61" w:author="Filip Rynkiewicz" w:date="2019-05-21T12:14:00Z">
          <w:r w:rsidDel="00625015">
            <w:rPr>
              <w:rStyle w:val="Hyperlink2"/>
            </w:rPr>
            <w:delText>behaviour</w:delText>
          </w:r>
        </w:del>
      </w:ins>
      <w:ins w:id="62" w:author="Filip Rynkiewicz" w:date="2019-05-21T12:14:00Z">
        <w:r w:rsidR="00625015">
          <w:rPr>
            <w:rStyle w:val="Hyperlink2"/>
          </w:rPr>
          <w:t>behavior</w:t>
        </w:r>
      </w:ins>
      <w:ins w:id="63" w:author="MenosG" w:date="2019-05-18T15:26:00Z">
        <w:r>
          <w:rPr>
            <w:rStyle w:val="Hyperlink2"/>
          </w:rPr>
          <w:t xml:space="preserve"> </w:t>
        </w:r>
      </w:ins>
      <w:r w:rsidR="007B78C9">
        <w:rPr>
          <w:rStyle w:val="Hyperlink2"/>
        </w:rPr>
        <w:t xml:space="preserve">models built around experiments designed to measure the values of some parameters as a function of incident light intensity (Pamplona, Oliveira and </w:t>
      </w:r>
      <w:proofErr w:type="spellStart"/>
      <w:r w:rsidR="007B78C9">
        <w:rPr>
          <w:rStyle w:val="Hyperlink2"/>
        </w:rPr>
        <w:t>Baranoski</w:t>
      </w:r>
      <w:proofErr w:type="spellEnd"/>
      <w:r w:rsidR="007B78C9">
        <w:rPr>
          <w:rStyle w:val="Hyperlink2"/>
        </w:rPr>
        <w:t>, 2009)</w:t>
      </w:r>
      <w:ins w:id="64" w:author="MenosG" w:date="2019-05-18T15:28:00Z">
        <w:r w:rsidR="00C256C6">
          <w:rPr>
            <w:rStyle w:val="Hyperlink2"/>
          </w:rPr>
          <w:t xml:space="preserve">, described in &lt;add reference&gt; </w:t>
        </w:r>
      </w:ins>
      <w:ins w:id="65" w:author="MenosG" w:date="2019-05-06T20:09:00Z">
        <w:r w:rsidR="003B5A23">
          <w:rPr>
            <w:rStyle w:val="Hyperlink2"/>
          </w:rPr>
          <w:t>.</w:t>
        </w:r>
      </w:ins>
      <w:del w:id="66" w:author="MenosG" w:date="2019-04-15T20:44:00Z">
        <w:r w:rsidR="007B78C9" w:rsidDel="0088062E">
          <w:rPr>
            <w:rStyle w:val="Hyperlink2"/>
          </w:rPr>
          <w:delText>.</w:delText>
        </w:r>
      </w:del>
      <w:r w:rsidR="007B78C9">
        <w:rPr>
          <w:rStyle w:val="Hyperlink2"/>
        </w:rPr>
        <w:t xml:space="preserve"> Calculation of pupil size </w:t>
      </w:r>
      <w:ins w:id="67" w:author="MenosG" w:date="2019-05-18T15:24:00Z">
        <w:r>
          <w:rPr>
            <w:rStyle w:val="Hyperlink2"/>
          </w:rPr>
          <w:t xml:space="preserve">in </w:t>
        </w:r>
      </w:ins>
      <w:ins w:id="68" w:author="MenosG" w:date="2019-05-18T15:25:00Z">
        <w:r w:rsidRPr="00AF2793">
          <w:rPr>
            <w:i/>
          </w:rPr>
          <w:t>equilibrium</w:t>
        </w:r>
        <w:r>
          <w:t xml:space="preserve">  state </w:t>
        </w:r>
      </w:ins>
      <w:r w:rsidR="007B78C9">
        <w:rPr>
          <w:rStyle w:val="Hyperlink2"/>
        </w:rPr>
        <w:t>based on given illumination can be performed using multiple formulas</w:t>
      </w:r>
      <w:ins w:id="69" w:author="MenosG" w:date="2019-05-18T15:28:00Z">
        <w:r w:rsidR="00C256C6">
          <w:rPr>
            <w:rStyle w:val="Hyperlink2"/>
          </w:rPr>
          <w:t xml:space="preserve">, which are presented at </w:t>
        </w:r>
      </w:ins>
      <w:ins w:id="70" w:author="MenosG" w:date="2019-05-18T15:29:00Z">
        <w:r w:rsidR="00C256C6">
          <w:rPr>
            <w:rStyle w:val="Hyperlink2"/>
          </w:rPr>
          <w:t>&lt;latex reference&gt;</w:t>
        </w:r>
      </w:ins>
      <w:r w:rsidR="007B78C9">
        <w:rPr>
          <w:rStyle w:val="Hyperlink2"/>
        </w:rPr>
        <w:t>.</w:t>
      </w:r>
      <w:ins w:id="71" w:author="MenosG" w:date="2019-05-18T15:23:00Z">
        <w:r>
          <w:rPr>
            <w:rStyle w:val="Hyperlink2"/>
          </w:rPr>
          <w:t xml:space="preserve"> </w:t>
        </w:r>
      </w:ins>
    </w:p>
    <w:p w14:paraId="555E61D5" w14:textId="77777777" w:rsidR="00AB2187" w:rsidRDefault="00AB2187">
      <w:pPr>
        <w:pStyle w:val="tt"/>
        <w:rPr>
          <w:ins w:id="72" w:author="MenosG" w:date="2019-05-19T08:00:00Z"/>
          <w:rStyle w:val="Hyperlink2"/>
        </w:rPr>
      </w:pPr>
    </w:p>
    <w:p w14:paraId="5929723F" w14:textId="2C17D4EF" w:rsidR="007B78C9" w:rsidDel="00AB2187" w:rsidRDefault="00D1314C">
      <w:pPr>
        <w:pStyle w:val="tt"/>
        <w:rPr>
          <w:del w:id="73" w:author="MenosG" w:date="2019-05-19T08:00:00Z"/>
          <w:rStyle w:val="Hyperlink2"/>
        </w:rPr>
        <w:pPrChange w:id="74" w:author="MenosG" w:date="2019-05-18T15:23:00Z">
          <w:pPr>
            <w:pStyle w:val="tt"/>
            <w:ind w:firstLine="0"/>
          </w:pPr>
        </w:pPrChange>
      </w:pPr>
      <w:moveToRangeStart w:id="75" w:author="MenosG" w:date="2019-05-18T15:23:00Z" w:name="move9085425"/>
      <w:moveTo w:id="76" w:author="MenosG" w:date="2019-05-18T15:23:00Z">
        <w:r>
          <w:rPr>
            <w:rStyle w:val="Hyperlink2"/>
          </w:rPr>
          <w:t xml:space="preserve">Based on (Watson and </w:t>
        </w:r>
        <w:proofErr w:type="spellStart"/>
        <w:r>
          <w:rPr>
            <w:rStyle w:val="Hyperlink2"/>
          </w:rPr>
          <w:t>Yellott</w:t>
        </w:r>
        <w:proofErr w:type="spellEnd"/>
        <w:r>
          <w:rPr>
            <w:rStyle w:val="Hyperlink2"/>
          </w:rPr>
          <w:t>, 2012), the entire equation</w:t>
        </w:r>
      </w:moveTo>
      <w:ins w:id="77" w:author="MenosG" w:date="2019-05-18T15:29:00Z">
        <w:r w:rsidR="00C256C6">
          <w:rPr>
            <w:rStyle w:val="Hyperlink2"/>
          </w:rPr>
          <w:t>s</w:t>
        </w:r>
      </w:ins>
      <w:moveTo w:id="78" w:author="MenosG" w:date="2019-05-18T15:23:00Z">
        <w:r>
          <w:rPr>
            <w:rStyle w:val="Hyperlink2"/>
          </w:rPr>
          <w:t xml:space="preserve"> </w:t>
        </w:r>
        <w:del w:id="79" w:author="Filip Rynkiewicz" w:date="2019-05-21T12:14:00Z">
          <w:r w:rsidDel="00625015">
            <w:rPr>
              <w:rStyle w:val="Hyperlink2"/>
            </w:rPr>
            <w:delText>was</w:delText>
          </w:r>
        </w:del>
        <w:ins w:id="80" w:author="Filip Rynkiewicz" w:date="2019-05-21T12:14:00Z">
          <w:r w:rsidR="00625015">
            <w:rPr>
              <w:rStyle w:val="Hyperlink2"/>
            </w:rPr>
            <w:t>were</w:t>
          </w:r>
        </w:ins>
        <w:r>
          <w:rPr>
            <w:rStyle w:val="Hyperlink2"/>
          </w:rPr>
          <w:t xml:space="preserve"> transformed to use </w:t>
        </w:r>
        <w:r>
          <w:rPr>
            <w:rStyle w:val="Brak"/>
            <w:b/>
            <w:bCs/>
            <w:i/>
            <w:iCs/>
          </w:rPr>
          <w:t xml:space="preserve">nit </w:t>
        </w:r>
        <w:r>
          <w:rPr>
            <w:rStyle w:val="Brak"/>
            <w:b/>
            <w:bCs/>
          </w:rPr>
          <w:t>(</w:t>
        </w:r>
        <m:oMath>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oMath>
        <w:r>
          <w:rPr>
            <w:rStyle w:val="Hyperlink2"/>
          </w:rPr>
          <w:t xml:space="preserve"> as the main unit of luminance.</w:t>
        </w:r>
      </w:moveTo>
      <w:moveToRangeEnd w:id="75"/>
      <w:ins w:id="81" w:author="MenosG" w:date="2019-05-19T08:00:00Z">
        <w:r w:rsidR="00AB2187">
          <w:rPr>
            <w:rStyle w:val="Hyperlink2"/>
          </w:rPr>
          <w:t xml:space="preserve"> </w:t>
        </w:r>
      </w:ins>
    </w:p>
    <w:p w14:paraId="1A5046AA" w14:textId="48D4EEE8" w:rsidR="003923E6" w:rsidRDefault="007B78C9">
      <w:pPr>
        <w:pStyle w:val="tt"/>
        <w:rPr>
          <w:lang w:val="en-US"/>
        </w:rPr>
        <w:pPrChange w:id="82" w:author="MenosG" w:date="2019-05-19T08:00:00Z">
          <w:pPr>
            <w:pStyle w:val="tt"/>
            <w:ind w:firstLine="0"/>
          </w:pPr>
        </w:pPrChange>
      </w:pPr>
      <w:del w:id="83" w:author="MenosG" w:date="2019-05-19T08:00:00Z">
        <w:r w:rsidDel="00AB2187">
          <w:rPr>
            <w:rStyle w:val="Hyperlink2"/>
          </w:rPr>
          <w:tab/>
          <w:delText>T</w:delText>
        </w:r>
      </w:del>
      <w:ins w:id="84" w:author="MenosG" w:date="2019-05-19T08:00:00Z">
        <w:r w:rsidR="00AB2187">
          <w:rPr>
            <w:rStyle w:val="Hyperlink2"/>
          </w:rPr>
          <w:t>T</w:t>
        </w:r>
      </w:ins>
      <w:r>
        <w:rPr>
          <w:rStyle w:val="Hyperlink2"/>
        </w:rPr>
        <w:t xml:space="preserve">he first study aimed at extrapolating pupil size based on given luminance was conducted by </w:t>
      </w:r>
      <w:r>
        <w:rPr>
          <w:rStyle w:val="Brak"/>
          <w:b/>
          <w:bCs/>
          <w:i/>
          <w:iCs/>
        </w:rPr>
        <w:t>Holladay</w:t>
      </w:r>
      <w:r>
        <w:rPr>
          <w:rStyle w:val="Hyperlink2"/>
        </w:rPr>
        <w:t xml:space="preserve"> (Holladay, 1926). Data was collected for 3 participants of unknown age and binocularly viewing.</w:t>
      </w:r>
      <w:r w:rsidR="00E60A17">
        <w:rPr>
          <w:lang w:val="en-US"/>
        </w:rPr>
        <w:t xml:space="preserve"> </w:t>
      </w:r>
    </w:p>
    <w:p w14:paraId="6FD34DC6" w14:textId="11C61390" w:rsidR="00E60A17" w:rsidRDefault="006102B1" w:rsidP="00AC0417">
      <w:pPr>
        <w:pStyle w:val="tt"/>
        <w:rPr>
          <w:lang w:val="en-US"/>
        </w:rPr>
      </w:pPr>
      <w:r>
        <w:rPr>
          <w:noProof/>
          <w:lang w:val="pl-PL"/>
        </w:rPr>
        <w:lastRenderedPageBreak/>
        <w:drawing>
          <wp:anchor distT="0" distB="0" distL="114300" distR="114300" simplePos="0" relativeHeight="251659264" behindDoc="0" locked="0" layoutInCell="1" allowOverlap="1" wp14:anchorId="51A500AF" wp14:editId="2390D244">
            <wp:simplePos x="0" y="0"/>
            <wp:positionH relativeFrom="column">
              <wp:posOffset>2836141</wp:posOffset>
            </wp:positionH>
            <wp:positionV relativeFrom="paragraph">
              <wp:posOffset>370089</wp:posOffset>
            </wp:positionV>
            <wp:extent cx="2952000" cy="1767600"/>
            <wp:effectExtent l="0" t="0" r="127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52000" cy="176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251658240" behindDoc="0" locked="0" layoutInCell="1" allowOverlap="1" wp14:anchorId="137C5181" wp14:editId="725842A1">
            <wp:simplePos x="0" y="0"/>
            <wp:positionH relativeFrom="column">
              <wp:posOffset>-116840</wp:posOffset>
            </wp:positionH>
            <wp:positionV relativeFrom="paragraph">
              <wp:posOffset>361373</wp:posOffset>
            </wp:positionV>
            <wp:extent cx="2950845" cy="175768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rotWithShape="1">
                    <a:blip r:embed="rId12">
                      <a:extLst>
                        <a:ext uri="{28A0092B-C50C-407E-A947-70E740481C1C}">
                          <a14:useLocalDpi xmlns:a14="http://schemas.microsoft.com/office/drawing/2010/main" val="0"/>
                        </a:ext>
                      </a:extLst>
                    </a:blip>
                    <a:srcRect l="-612" r="-612"/>
                    <a:stretch/>
                  </pic:blipFill>
                  <pic:spPr bwMode="auto">
                    <a:xfrm>
                      <a:off x="0" y="0"/>
                      <a:ext cx="2950845" cy="175768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221"/>
        <w:gridCol w:w="425"/>
      </w:tblGrid>
      <w:tr w:rsidR="00E60A17" w14:paraId="7BB206A2" w14:textId="77777777" w:rsidTr="00A445A1">
        <w:tc>
          <w:tcPr>
            <w:tcW w:w="421" w:type="dxa"/>
            <w:vAlign w:val="center"/>
          </w:tcPr>
          <w:p w14:paraId="52F6FEEF" w14:textId="77777777" w:rsidR="00E60A17" w:rsidRDefault="00E60A17" w:rsidP="00AC0417">
            <w:pPr>
              <w:pStyle w:val="tt"/>
              <w:ind w:firstLine="0"/>
              <w:rPr>
                <w:lang w:val="en-US"/>
              </w:rPr>
            </w:pPr>
          </w:p>
        </w:tc>
        <w:tc>
          <w:tcPr>
            <w:tcW w:w="8221" w:type="dxa"/>
            <w:vAlign w:val="center"/>
          </w:tcPr>
          <w:p w14:paraId="689EFCCD" w14:textId="33EA6DDC" w:rsidR="00E60A17" w:rsidRPr="006102B1" w:rsidRDefault="00625015" w:rsidP="00AC0417">
            <w:pPr>
              <w:pStyle w:val="tt"/>
              <w:ind w:firstLine="0"/>
              <w:rPr>
                <w:lang w:val="en-US"/>
              </w:rPr>
            </w:pPr>
            <m:oMathPara>
              <m:oMathParaPr>
                <m:jc m:val="center"/>
              </m:oMathParaPr>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H</m:t>
                    </m:r>
                  </m:sub>
                </m:sSub>
                <m:r>
                  <w:rPr>
                    <w:rFonts w:ascii="Cambria Math" w:hAnsi="Cambria Math"/>
                    <w:lang w:val="en-US"/>
                  </w:rPr>
                  <m:t>(L)=7</m:t>
                </m:r>
                <m:r>
                  <m:rPr>
                    <m:sty m:val="p"/>
                  </m:rPr>
                  <w:rPr>
                    <w:rFonts w:ascii="Cambria Math" w:hAnsi="Cambria Math"/>
                    <w:lang w:val="en-US"/>
                  </w:rPr>
                  <m:t>exp</m:t>
                </m:r>
                <m:r>
                  <w:rPr>
                    <w:rFonts w:ascii="Cambria Math" w:hAnsi="Cambria Math"/>
                    <w:lang w:val="en-US"/>
                  </w:rPr>
                  <m:t>⁡(-0.1007</m:t>
                </m:r>
                <m:sSup>
                  <m:sSupPr>
                    <m:ctrlPr>
                      <w:rPr>
                        <w:rFonts w:ascii="Cambria Math" w:hAnsi="Cambria Math"/>
                        <w:lang w:val="en-US"/>
                      </w:rPr>
                    </m:ctrlPr>
                  </m:sSupPr>
                  <m:e>
                    <m:r>
                      <w:rPr>
                        <w:rFonts w:ascii="Cambria Math" w:hAnsi="Cambria Math"/>
                        <w:lang w:val="en-US"/>
                      </w:rPr>
                      <m:t>L</m:t>
                    </m:r>
                  </m:e>
                  <m:sup>
                    <m:r>
                      <w:rPr>
                        <w:rFonts w:ascii="Cambria Math" w:hAnsi="Cambria Math"/>
                        <w:lang w:val="en-US"/>
                      </w:rPr>
                      <m:t>0.4</m:t>
                    </m:r>
                  </m:sup>
                </m:sSup>
                <m:r>
                  <w:rPr>
                    <w:rFonts w:ascii="Cambria Math" w:hAnsi="Cambria Math"/>
                    <w:lang w:val="en-US"/>
                  </w:rPr>
                  <m:t>)</m:t>
                </m:r>
              </m:oMath>
            </m:oMathPara>
          </w:p>
        </w:tc>
        <w:tc>
          <w:tcPr>
            <w:tcW w:w="425" w:type="dxa"/>
            <w:vAlign w:val="center"/>
          </w:tcPr>
          <w:p w14:paraId="3655267B" w14:textId="2E3979D3" w:rsidR="00E60A17" w:rsidRDefault="00E60A17" w:rsidP="00106508">
            <w:pPr>
              <w:pStyle w:val="tt"/>
              <w:tabs>
                <w:tab w:val="clear" w:pos="142"/>
                <w:tab w:val="left" w:pos="228"/>
              </w:tabs>
              <w:ind w:left="-88" w:firstLine="0"/>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1</w:t>
            </w:r>
            <w:r>
              <w:rPr>
                <w:lang w:val="en-US"/>
              </w:rPr>
              <w:fldChar w:fldCharType="end"/>
            </w:r>
            <w:r>
              <w:rPr>
                <w:lang w:val="en-US"/>
              </w:rPr>
              <w:t>)</w:t>
            </w:r>
          </w:p>
        </w:tc>
      </w:tr>
    </w:tbl>
    <w:p w14:paraId="3BE7EBA5" w14:textId="495E3D05" w:rsidR="004319BD" w:rsidRDefault="004319BD" w:rsidP="00AC0417">
      <w:pPr>
        <w:pStyle w:val="tt"/>
        <w:rPr>
          <w:strike/>
          <w:lang w:val="en-US"/>
        </w:rPr>
      </w:pPr>
    </w:p>
    <w:p w14:paraId="2DB8E105" w14:textId="03A30814" w:rsidR="00E80BFD" w:rsidRPr="00F02A26" w:rsidRDefault="00E80BFD" w:rsidP="00E80BFD">
      <w:pPr>
        <w:pStyle w:val="Caption"/>
        <w:rPr>
          <w:lang w:val="en-US"/>
        </w:rPr>
      </w:pPr>
      <w:bookmarkStart w:id="85" w:name="_Ref518404825"/>
      <w:bookmarkStart w:id="86" w:name="_Ref518404820"/>
      <w:r>
        <w:rPr>
          <w:lang w:val="en-US"/>
        </w:rPr>
        <w:t xml:space="preserve">           </w:t>
      </w:r>
      <w:r w:rsidR="00D567D8" w:rsidRPr="00D567D8">
        <w:rPr>
          <w:lang w:val="en-US"/>
        </w:rPr>
        <w:t xml:space="preserve">Figure </w:t>
      </w:r>
      <w:r w:rsidR="00D567D8">
        <w:fldChar w:fldCharType="begin"/>
      </w:r>
      <w:r w:rsidR="00D567D8" w:rsidRPr="00D567D8">
        <w:rPr>
          <w:lang w:val="en-US"/>
        </w:rPr>
        <w:instrText xml:space="preserve"> SEQ Figure \* ARABIC </w:instrText>
      </w:r>
      <w:r w:rsidR="00D567D8">
        <w:fldChar w:fldCharType="separate"/>
      </w:r>
      <w:r w:rsidR="001B3592">
        <w:rPr>
          <w:noProof/>
          <w:lang w:val="en-US"/>
        </w:rPr>
        <w:t>3</w:t>
      </w:r>
      <w:r w:rsidR="00D567D8">
        <w:fldChar w:fldCharType="end"/>
      </w:r>
      <w:bookmarkEnd w:id="85"/>
      <w:r w:rsidR="00D567D8" w:rsidRPr="00D567D8">
        <w:rPr>
          <w:lang w:val="en-US"/>
        </w:rPr>
        <w:t xml:space="preserve">. Pupil size for </w:t>
      </w:r>
      <w:r w:rsidR="00106508">
        <w:rPr>
          <w:lang w:val="en-US"/>
        </w:rPr>
        <w:t>E</w:t>
      </w:r>
      <w:r w:rsidR="00D567D8" w:rsidRPr="00D567D8">
        <w:rPr>
          <w:lang w:val="en-US"/>
        </w:rPr>
        <w:t>quation</w:t>
      </w:r>
      <w:r>
        <w:rPr>
          <w:lang w:val="en-US"/>
        </w:rPr>
        <w:t xml:space="preserve"> </w:t>
      </w:r>
      <w:r w:rsidR="00F02A26">
        <w:rPr>
          <w:lang w:val="en-US"/>
        </w:rPr>
        <w:t xml:space="preserve">1 </w:t>
      </w:r>
      <w:r w:rsidR="00D567D8" w:rsidRPr="00D567D8">
        <w:rPr>
          <w:lang w:val="en-US"/>
        </w:rPr>
        <w:t xml:space="preserve">of </w:t>
      </w:r>
      <w:bookmarkEnd w:id="86"/>
      <w:r w:rsidR="00603D53" w:rsidRPr="00E60A17">
        <w:rPr>
          <w:b/>
          <w:lang w:val="en-US"/>
        </w:rPr>
        <w:t>Holladay</w:t>
      </w:r>
      <w:r w:rsidR="00F02A26">
        <w:rPr>
          <w:b/>
          <w:lang w:val="en-US"/>
        </w:rPr>
        <w:t>.</w:t>
      </w:r>
      <w:r>
        <w:rPr>
          <w:b/>
          <w:lang w:val="en-US"/>
        </w:rPr>
        <w:t xml:space="preserve">                                      </w:t>
      </w:r>
      <w:bookmarkStart w:id="87" w:name="_Ref518592433"/>
      <w:r w:rsidRPr="008B6B4D">
        <w:rPr>
          <w:lang w:val="en-US"/>
        </w:rPr>
        <w:t xml:space="preserve">Figure </w:t>
      </w:r>
      <w:r>
        <w:fldChar w:fldCharType="begin"/>
      </w:r>
      <w:r w:rsidRPr="008B6B4D">
        <w:rPr>
          <w:lang w:val="en-US"/>
        </w:rPr>
        <w:instrText xml:space="preserve"> SEQ Figure \* ARABIC </w:instrText>
      </w:r>
      <w:r>
        <w:fldChar w:fldCharType="separate"/>
      </w:r>
      <w:r w:rsidR="001B3592">
        <w:rPr>
          <w:noProof/>
          <w:lang w:val="en-US"/>
        </w:rPr>
        <w:t>4</w:t>
      </w:r>
      <w:r>
        <w:fldChar w:fldCharType="end"/>
      </w:r>
      <w:bookmarkEnd w:id="87"/>
      <w:r w:rsidRPr="008B6B4D">
        <w:rPr>
          <w:lang w:val="en-US"/>
        </w:rPr>
        <w:t>. Pupil size f</w:t>
      </w:r>
      <w:r>
        <w:rPr>
          <w:lang w:val="en-US"/>
        </w:rPr>
        <w:t>or</w:t>
      </w:r>
      <w:r w:rsidRPr="008B6B4D">
        <w:rPr>
          <w:lang w:val="en-US"/>
        </w:rPr>
        <w:t xml:space="preserve"> </w:t>
      </w:r>
      <w:r>
        <w:rPr>
          <w:lang w:val="en-US"/>
        </w:rPr>
        <w:t>E</w:t>
      </w:r>
      <w:r w:rsidRPr="008B6B4D">
        <w:rPr>
          <w:lang w:val="en-US"/>
        </w:rPr>
        <w:t>quation</w:t>
      </w:r>
      <w:r>
        <w:rPr>
          <w:lang w:val="en-US"/>
        </w:rPr>
        <w:t xml:space="preserve"> 2</w:t>
      </w:r>
      <w:r w:rsidRPr="008B6B4D">
        <w:rPr>
          <w:lang w:val="en-US"/>
        </w:rPr>
        <w:t xml:space="preserve"> of </w:t>
      </w:r>
      <w:r w:rsidRPr="008B6B4D">
        <w:rPr>
          <w:b/>
          <w:lang w:val="en-US"/>
        </w:rPr>
        <w:t>Crawford</w:t>
      </w:r>
      <w:r>
        <w:rPr>
          <w:b/>
          <w:lang w:val="en-US"/>
        </w:rPr>
        <w:t>.</w:t>
      </w:r>
    </w:p>
    <w:p w14:paraId="48FA72C3" w14:textId="5E1E0510" w:rsidR="00E80BFD" w:rsidRPr="00E80BFD" w:rsidRDefault="00E80BFD" w:rsidP="00E80BFD">
      <w:pPr>
        <w:pStyle w:val="tt"/>
        <w:ind w:firstLine="0"/>
        <w:rPr>
          <w:lang w:val="en-US"/>
        </w:rPr>
      </w:pPr>
      <w:r w:rsidRPr="00E80BFD">
        <w:rPr>
          <w:b/>
          <w:i/>
          <w:lang w:val="en-US"/>
        </w:rPr>
        <w:t>Equation 1</w:t>
      </w:r>
      <w:r>
        <w:rPr>
          <w:lang w:val="en-US"/>
        </w:rPr>
        <w:t xml:space="preserve"> plotted at </w:t>
      </w:r>
      <w:r w:rsidRPr="00C35D9F">
        <w:rPr>
          <w:b/>
          <w:i/>
          <w:lang w:val="en-US"/>
        </w:rPr>
        <w:fldChar w:fldCharType="begin"/>
      </w:r>
      <w:r w:rsidRPr="00C35D9F">
        <w:rPr>
          <w:b/>
          <w:i/>
          <w:lang w:val="en-US"/>
        </w:rPr>
        <w:instrText xml:space="preserve"> REF _Ref518404825 \h  \* MERGEFORMAT </w:instrText>
      </w:r>
      <w:r w:rsidRPr="00C35D9F">
        <w:rPr>
          <w:b/>
          <w:i/>
          <w:lang w:val="en-US"/>
        </w:rPr>
      </w:r>
      <w:r w:rsidRPr="00C35D9F">
        <w:rPr>
          <w:b/>
          <w:i/>
          <w:lang w:val="en-US"/>
        </w:rPr>
        <w:fldChar w:fldCharType="separate"/>
      </w:r>
      <w:r w:rsidRPr="00C35D9F">
        <w:rPr>
          <w:b/>
          <w:i/>
          <w:lang w:val="en-US"/>
        </w:rPr>
        <w:t xml:space="preserve">Figure </w:t>
      </w:r>
      <w:r w:rsidRPr="00C35D9F">
        <w:rPr>
          <w:b/>
          <w:i/>
          <w:noProof/>
          <w:lang w:val="en-US"/>
        </w:rPr>
        <w:t>3</w:t>
      </w:r>
      <w:r w:rsidRPr="00C35D9F">
        <w:rPr>
          <w:b/>
          <w:i/>
          <w:lang w:val="en-US"/>
        </w:rPr>
        <w:fldChar w:fldCharType="end"/>
      </w:r>
      <w:r>
        <w:rPr>
          <w:b/>
          <w:i/>
          <w:lang w:val="en-US"/>
        </w:rPr>
        <w:t xml:space="preserve"> </w:t>
      </w:r>
      <w:r>
        <w:rPr>
          <w:lang w:val="en-US"/>
        </w:rPr>
        <w:t xml:space="preserve">fails for high luminance beyond </w:t>
      </w:r>
      <m:oMath>
        <m:r>
          <w:rPr>
            <w:rFonts w:ascii="Cambria Math" w:hAnsi="Cambria Math"/>
            <w:lang w:val="en-US"/>
          </w:rPr>
          <m:t>~</m:t>
        </m:r>
        <m:r>
          <m:rPr>
            <m:sty m:val="p"/>
          </m:rPr>
          <w:rPr>
            <w:rFonts w:ascii="Cambria Math" w:hAnsi="Cambria Math"/>
            <w:lang w:val="en-US"/>
          </w:rPr>
          <m:t xml:space="preserve">600 </m:t>
        </m:r>
        <m:r>
          <m:rPr>
            <m:sty m:val="p"/>
          </m:rPr>
          <w:rPr>
            <w:rFonts w:ascii="Cambria Math"/>
            <w:lang w:val="en-US"/>
          </w:rPr>
          <m:t xml:space="preserve"> </m:t>
        </m:r>
        <m:r>
          <m:rPr>
            <m:sty m:val="p"/>
          </m:rPr>
          <w:rPr>
            <w:rFonts w:ascii="Cambria Math" w:hAnsi="Cambria Math"/>
            <w:lang w:val="en-US"/>
          </w:rPr>
          <m:t xml:space="preserve">cd </m:t>
        </m:r>
        <m:sSup>
          <m:sSupPr>
            <m:ctrlPr>
              <w:rPr>
                <w:rFonts w:ascii="Cambria Math" w:hAnsi="Cambria Math"/>
                <w:lang w:val="en-US"/>
              </w:rPr>
            </m:ctrlPr>
          </m:sSupPr>
          <m:e>
            <m:r>
              <m:rPr>
                <m:sty m:val="p"/>
              </m:rPr>
              <w:rPr>
                <w:rFonts w:ascii="Cambria Math" w:hAnsi="Cambria Math"/>
                <w:lang w:val="en-US"/>
              </w:rPr>
              <m:t>m</m:t>
            </m:r>
          </m:e>
          <m:sup>
            <m:r>
              <m:rPr>
                <m:sty m:val="p"/>
              </m:rPr>
              <w:rPr>
                <w:rFonts w:ascii="Cambria Math" w:hAnsi="Cambria Math"/>
                <w:lang w:val="en-US"/>
              </w:rPr>
              <m:t>-2</m:t>
            </m:r>
          </m:sup>
        </m:sSup>
      </m:oMath>
      <w:r>
        <w:rPr>
          <w:lang w:val="en-US"/>
        </w:rPr>
        <w:t xml:space="preserve"> for 2mm asymptote.</w:t>
      </w:r>
    </w:p>
    <w:p w14:paraId="4D909EFD" w14:textId="77777777" w:rsidR="00E80BFD" w:rsidRDefault="00E80BFD" w:rsidP="00E80BFD">
      <w:pPr>
        <w:pStyle w:val="tt"/>
        <w:ind w:firstLine="0"/>
        <w:rPr>
          <w:lang w:val="en-US"/>
        </w:rPr>
      </w:pPr>
    </w:p>
    <w:p w14:paraId="01E1E0D5" w14:textId="14D652D4" w:rsidR="00D567D8" w:rsidRPr="00C34B1B" w:rsidRDefault="007B78C9" w:rsidP="00E80BFD">
      <w:pPr>
        <w:jc w:val="both"/>
        <w:rPr>
          <w:lang w:val="en-US"/>
        </w:rPr>
      </w:pPr>
      <w:r>
        <w:rPr>
          <w:rStyle w:val="Hyperlink2"/>
        </w:rPr>
        <w:t xml:space="preserve">As in the previous study, a study by </w:t>
      </w:r>
      <w:r>
        <w:rPr>
          <w:rStyle w:val="Hyperlink3"/>
          <w:rFonts w:eastAsia="Arial Unicode MS"/>
        </w:rPr>
        <w:t xml:space="preserve">Crawford </w:t>
      </w:r>
      <w:r>
        <w:rPr>
          <w:rStyle w:val="Hyperlink2"/>
        </w:rPr>
        <w:t xml:space="preserve">(Crawford, 1936) also fails to reveal the age of its subjects, but their adapting field diameter is 55°. In this examination, the author took samples from 10 people. It can be observed that the asymptote of 2mm given in </w:t>
      </w:r>
      <w:r>
        <w:rPr>
          <w:rStyle w:val="Hyperlink3"/>
          <w:rFonts w:eastAsia="Arial Unicode MS"/>
        </w:rPr>
        <w:t xml:space="preserve">Holladay </w:t>
      </w:r>
      <w:r>
        <w:rPr>
          <w:rStyle w:val="Hyperlink2"/>
        </w:rPr>
        <w:t xml:space="preserve">is not present here (see </w:t>
      </w:r>
      <w:r w:rsidR="00B66EAF">
        <w:fldChar w:fldCharType="begin"/>
      </w:r>
      <w:r w:rsidR="00B66EAF" w:rsidRPr="00B66EAF">
        <w:rPr>
          <w:lang w:val="en-US"/>
          <w:rPrChange w:id="88" w:author="MenosG" w:date="2019-04-15T19:52:00Z">
            <w:rPr/>
          </w:rPrChange>
        </w:rPr>
        <w:instrText xml:space="preserve"> HYPERLINK \l "Ref5185924331" </w:instrText>
      </w:r>
      <w:r w:rsidR="00B66EAF">
        <w:fldChar w:fldCharType="separate"/>
      </w:r>
      <w:r>
        <w:rPr>
          <w:rStyle w:val="Hyperlink3"/>
          <w:rFonts w:eastAsia="Arial Unicode MS"/>
        </w:rPr>
        <w:t xml:space="preserve">Figure </w:t>
      </w:r>
      <w:r w:rsidRPr="00841A0D">
        <w:rPr>
          <w:rStyle w:val="Brak"/>
          <w:b/>
          <w:bCs/>
          <w:i/>
          <w:iCs/>
          <w:lang w:val="en-US"/>
        </w:rPr>
        <w:t>4</w:t>
      </w:r>
      <w:r w:rsidR="00B66EAF">
        <w:rPr>
          <w:rStyle w:val="Brak"/>
          <w:b/>
          <w:bCs/>
          <w:i/>
          <w:iCs/>
          <w:lang w:val="en-US"/>
        </w:rPr>
        <w:fldChar w:fldCharType="end"/>
      </w:r>
      <w:r>
        <w:rPr>
          <w:rStyle w:val="Hyperlink2"/>
        </w:rPr>
        <w:t>)</w:t>
      </w:r>
    </w:p>
    <w:p w14:paraId="7674EAC8" w14:textId="77777777" w:rsidR="008B6B4D" w:rsidRDefault="008B6B4D" w:rsidP="00AC0417">
      <w:pPr>
        <w:pStyle w:val="tt"/>
        <w:rPr>
          <w:lang w:val="en-US"/>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0"/>
        <w:gridCol w:w="8080"/>
        <w:gridCol w:w="567"/>
      </w:tblGrid>
      <w:tr w:rsidR="008B6B4D" w14:paraId="7B248A97" w14:textId="77777777" w:rsidTr="00A445A1">
        <w:tc>
          <w:tcPr>
            <w:tcW w:w="420" w:type="dxa"/>
            <w:vAlign w:val="center"/>
          </w:tcPr>
          <w:p w14:paraId="03B8DB15" w14:textId="77777777" w:rsidR="008B6B4D" w:rsidRDefault="008B6B4D" w:rsidP="00AC0417">
            <w:pPr>
              <w:pStyle w:val="tt"/>
              <w:ind w:firstLine="0"/>
              <w:rPr>
                <w:lang w:val="en-US"/>
              </w:rPr>
            </w:pPr>
          </w:p>
        </w:tc>
        <w:tc>
          <w:tcPr>
            <w:tcW w:w="8080" w:type="dxa"/>
            <w:vAlign w:val="center"/>
          </w:tcPr>
          <w:p w14:paraId="65B953DF" w14:textId="7F9C6B26" w:rsidR="008B6B4D" w:rsidRDefault="00625015" w:rsidP="00AC0417">
            <w:pPr>
              <w:pStyle w:val="tt"/>
              <w:ind w:firstLine="0"/>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C</m:t>
                    </m:r>
                  </m:sub>
                </m:sSub>
                <m:r>
                  <w:rPr>
                    <w:rFonts w:ascii="Cambria Math" w:hAnsi="Cambria Math"/>
                    <w:lang w:val="en-US"/>
                  </w:rPr>
                  <m:t>(L)=5-2.2</m:t>
                </m:r>
                <m:r>
                  <m:rPr>
                    <m:sty m:val="p"/>
                  </m:rPr>
                  <w:rPr>
                    <w:rFonts w:ascii="Cambria Math" w:hAnsi="Cambria Math"/>
                    <w:lang w:val="en-US"/>
                  </w:rPr>
                  <m:t>tanh</m:t>
                </m:r>
                <m:r>
                  <w:rPr>
                    <w:rFonts w:ascii="Cambria Math" w:hAnsi="Cambria Math"/>
                    <w:lang w:val="en-US"/>
                  </w:rPr>
                  <m:t>⁡[0.61151+0.447</m:t>
                </m:r>
                <m:r>
                  <m:rPr>
                    <m:sty m:val="p"/>
                  </m:rPr>
                  <w:rPr>
                    <w:rFonts w:ascii="Cambria Math" w:hAnsi="Cambria Math"/>
                    <w:lang w:val="en-US"/>
                  </w:rPr>
                  <m:t>log</m:t>
                </m:r>
                <m:r>
                  <w:rPr>
                    <w:rFonts w:ascii="Cambria Math" w:hAnsi="Cambria Math"/>
                    <w:lang w:val="en-US"/>
                  </w:rPr>
                  <m:t>⁡L]</m:t>
                </m:r>
              </m:oMath>
            </m:oMathPara>
          </w:p>
        </w:tc>
        <w:tc>
          <w:tcPr>
            <w:tcW w:w="567" w:type="dxa"/>
            <w:vAlign w:val="center"/>
          </w:tcPr>
          <w:p w14:paraId="11D38867" w14:textId="075CE1D1" w:rsidR="008B6B4D" w:rsidRDefault="008B6B4D" w:rsidP="00AC0417">
            <w:pPr>
              <w:pStyle w:val="tt"/>
              <w:ind w:firstLine="0"/>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2</w:t>
            </w:r>
            <w:r>
              <w:rPr>
                <w:lang w:val="en-US"/>
              </w:rPr>
              <w:fldChar w:fldCharType="end"/>
            </w:r>
            <w:r>
              <w:rPr>
                <w:lang w:val="en-US"/>
              </w:rPr>
              <w:t>)</w:t>
            </w:r>
          </w:p>
        </w:tc>
      </w:tr>
    </w:tbl>
    <w:p w14:paraId="6F122F36" w14:textId="27AA22F4" w:rsidR="00836B4F" w:rsidRDefault="00836B4F" w:rsidP="00836B4F">
      <w:pPr>
        <w:rPr>
          <w:lang w:val="en-US"/>
        </w:rPr>
      </w:pPr>
    </w:p>
    <w:p w14:paraId="334A1032" w14:textId="5DA24E31" w:rsidR="00836B4F" w:rsidRPr="00E80BFD" w:rsidRDefault="007B78C9" w:rsidP="000362FC">
      <w:pPr>
        <w:jc w:val="both"/>
        <w:rPr>
          <w:b/>
          <w:i/>
          <w:lang w:val="en-US"/>
        </w:rPr>
      </w:pPr>
      <w:r>
        <w:rPr>
          <w:rStyle w:val="Hyperlink3"/>
          <w:rFonts w:eastAsia="Arial Unicode MS"/>
        </w:rPr>
        <w:t>Moon and Spencer</w:t>
      </w:r>
      <w:r>
        <w:rPr>
          <w:rStyle w:val="Hyperlink2"/>
        </w:rPr>
        <w:t xml:space="preserve"> (Moon and Spencer, 1944), based on the equation and data approximation provided by </w:t>
      </w:r>
      <w:r>
        <w:rPr>
          <w:rStyle w:val="Hyperlink3"/>
          <w:rFonts w:eastAsia="Arial Unicode MS"/>
        </w:rPr>
        <w:t>Crawford, Blanchard</w:t>
      </w:r>
      <w:r>
        <w:rPr>
          <w:rStyle w:val="Hyperlink2"/>
        </w:rPr>
        <w:t xml:space="preserve"> (Blanchard., 1918)</w:t>
      </w:r>
      <w:r>
        <w:rPr>
          <w:rStyle w:val="Hyperlink3"/>
          <w:rFonts w:eastAsia="Arial Unicode MS"/>
        </w:rPr>
        <w:t xml:space="preserve"> </w:t>
      </w:r>
      <w:r>
        <w:rPr>
          <w:rStyle w:val="Hyperlink2"/>
        </w:rPr>
        <w:t>and</w:t>
      </w:r>
      <w:r>
        <w:rPr>
          <w:rStyle w:val="Hyperlink3"/>
          <w:rFonts w:eastAsia="Arial Unicode MS"/>
        </w:rPr>
        <w:t xml:space="preserve"> Reeves</w:t>
      </w:r>
      <w:r>
        <w:rPr>
          <w:rStyle w:val="Hyperlink2"/>
        </w:rPr>
        <w:t xml:space="preserve"> (Reeves, 1918), developed a slightly different formula, plotted in </w:t>
      </w:r>
      <w:r w:rsidR="00B66EAF">
        <w:fldChar w:fldCharType="begin"/>
      </w:r>
      <w:r w:rsidR="00B66EAF" w:rsidRPr="00B66EAF">
        <w:rPr>
          <w:lang w:val="en-US"/>
          <w:rPrChange w:id="89" w:author="MenosG" w:date="2019-04-15T19:52:00Z">
            <w:rPr/>
          </w:rPrChange>
        </w:rPr>
        <w:instrText xml:space="preserve"> HYPERLINK \l "Ref518807152" </w:instrText>
      </w:r>
      <w:r w:rsidR="00B66EAF">
        <w:fldChar w:fldCharType="separate"/>
      </w:r>
      <w:r>
        <w:rPr>
          <w:rStyle w:val="Hyperlink3"/>
          <w:rFonts w:eastAsia="Arial Unicode MS"/>
        </w:rPr>
        <w:t xml:space="preserve">Figure </w:t>
      </w:r>
      <w:r w:rsidRPr="00841A0D">
        <w:rPr>
          <w:rStyle w:val="Brak"/>
          <w:b/>
          <w:bCs/>
          <w:i/>
          <w:iCs/>
          <w:lang w:val="en-US"/>
        </w:rPr>
        <w:t>5</w:t>
      </w:r>
      <w:r w:rsidR="00B66EAF">
        <w:rPr>
          <w:rStyle w:val="Brak"/>
          <w:b/>
          <w:bCs/>
          <w:i/>
          <w:iCs/>
          <w:lang w:val="en-US"/>
        </w:rPr>
        <w:fldChar w:fldCharType="end"/>
      </w:r>
      <w:r>
        <w:rPr>
          <w:rStyle w:val="Hyperlink3"/>
          <w:rFonts w:eastAsia="Arial Unicode MS"/>
        </w:rPr>
        <w:t>.</w:t>
      </w:r>
    </w:p>
    <w:p w14:paraId="3AAD9EE0" w14:textId="76211F9E" w:rsidR="00A309AD" w:rsidRDefault="00A309AD" w:rsidP="00836B4F">
      <w:pPr>
        <w:rPr>
          <w:lang w:val="en-US"/>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708"/>
      </w:tblGrid>
      <w:tr w:rsidR="00A309AD" w14:paraId="49A8AE7D" w14:textId="77777777" w:rsidTr="00A445A1">
        <w:tc>
          <w:tcPr>
            <w:tcW w:w="421" w:type="dxa"/>
            <w:vAlign w:val="center"/>
          </w:tcPr>
          <w:p w14:paraId="13D3FC67" w14:textId="77777777" w:rsidR="00A309AD" w:rsidRDefault="00A309AD" w:rsidP="004319BD">
            <w:pPr>
              <w:pStyle w:val="tt"/>
              <w:ind w:firstLine="0"/>
              <w:jc w:val="center"/>
              <w:rPr>
                <w:lang w:val="en-US"/>
              </w:rPr>
            </w:pPr>
          </w:p>
        </w:tc>
        <w:tc>
          <w:tcPr>
            <w:tcW w:w="7938" w:type="dxa"/>
            <w:vAlign w:val="center"/>
          </w:tcPr>
          <w:p w14:paraId="4686B530" w14:textId="469102C8" w:rsidR="00A309AD" w:rsidRDefault="00625015" w:rsidP="004319BD">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MS</m:t>
                    </m:r>
                  </m:sub>
                </m:sSub>
                <m:r>
                  <w:rPr>
                    <w:rFonts w:ascii="Cambria Math" w:hAnsi="Cambria Math"/>
                    <w:lang w:val="en-US"/>
                  </w:rPr>
                  <m:t>(L)=4.9-3</m:t>
                </m:r>
                <m:r>
                  <m:rPr>
                    <m:sty m:val="p"/>
                  </m:rPr>
                  <w:rPr>
                    <w:rFonts w:ascii="Cambria Math" w:hAnsi="Cambria Math"/>
                    <w:lang w:val="en-US"/>
                  </w:rPr>
                  <m:t>tanh</m:t>
                </m:r>
                <m:r>
                  <w:rPr>
                    <w:rFonts w:ascii="Cambria Math" w:hAnsi="Cambria Math"/>
                    <w:lang w:val="en-US"/>
                  </w:rPr>
                  <m:t>⁡[0.4</m:t>
                </m:r>
                <m:r>
                  <m:rPr>
                    <m:sty m:val="p"/>
                  </m:rPr>
                  <w:rPr>
                    <w:rFonts w:ascii="Cambria Math" w:hAnsi="Cambria Math"/>
                    <w:lang w:val="en-US"/>
                  </w:rPr>
                  <m:t>log</m:t>
                </m:r>
                <m:r>
                  <w:rPr>
                    <w:rFonts w:ascii="Cambria Math" w:hAnsi="Cambria Math"/>
                    <w:lang w:val="en-US"/>
                  </w:rPr>
                  <m:t>⁡L]</m:t>
                </m:r>
              </m:oMath>
            </m:oMathPara>
          </w:p>
        </w:tc>
        <w:tc>
          <w:tcPr>
            <w:tcW w:w="708" w:type="dxa"/>
            <w:vAlign w:val="center"/>
          </w:tcPr>
          <w:p w14:paraId="38E1CE00" w14:textId="4EACD4CD" w:rsidR="00A309AD" w:rsidRDefault="00A309AD"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3</w:t>
            </w:r>
            <w:r>
              <w:rPr>
                <w:lang w:val="en-US"/>
              </w:rPr>
              <w:fldChar w:fldCharType="end"/>
            </w:r>
            <w:r>
              <w:rPr>
                <w:lang w:val="en-US"/>
              </w:rPr>
              <w:t>)</w:t>
            </w:r>
          </w:p>
        </w:tc>
      </w:tr>
    </w:tbl>
    <w:p w14:paraId="2FA2A7EF" w14:textId="3EB72A06" w:rsidR="00A309AD" w:rsidRDefault="00A309AD" w:rsidP="00836B4F">
      <w:pPr>
        <w:rPr>
          <w:lang w:val="en-US"/>
        </w:rPr>
      </w:pPr>
    </w:p>
    <w:p w14:paraId="17B57736" w14:textId="6613D485" w:rsidR="00A309AD" w:rsidRDefault="00A309AD" w:rsidP="00836B4F">
      <w:pPr>
        <w:rPr>
          <w:lang w:val="en-US"/>
        </w:rPr>
      </w:pPr>
    </w:p>
    <w:p w14:paraId="2D6CCD18" w14:textId="0F8765B3" w:rsidR="004428F8" w:rsidRDefault="007B78C9" w:rsidP="00962CC9">
      <w:pPr>
        <w:jc w:val="both"/>
        <w:rPr>
          <w:lang w:val="en-US"/>
        </w:rPr>
      </w:pPr>
      <w:r>
        <w:rPr>
          <w:rStyle w:val="Hyperlink3"/>
          <w:rFonts w:eastAsia="Arial Unicode MS"/>
        </w:rPr>
        <w:t xml:space="preserve">De Groot and </w:t>
      </w:r>
      <w:proofErr w:type="spellStart"/>
      <w:r>
        <w:rPr>
          <w:rStyle w:val="Hyperlink3"/>
          <w:rFonts w:eastAsia="Arial Unicode MS"/>
        </w:rPr>
        <w:t>Gebhard</w:t>
      </w:r>
      <w:proofErr w:type="spellEnd"/>
      <w:r>
        <w:rPr>
          <w:rStyle w:val="Hyperlink3"/>
          <w:rFonts w:eastAsia="Arial Unicode MS"/>
        </w:rPr>
        <w:t xml:space="preserve"> (de Groot and </w:t>
      </w:r>
      <w:proofErr w:type="spellStart"/>
      <w:r>
        <w:rPr>
          <w:rStyle w:val="Hyperlink3"/>
          <w:rFonts w:eastAsia="Arial Unicode MS"/>
        </w:rPr>
        <w:t>Gebhard</w:t>
      </w:r>
      <w:proofErr w:type="spellEnd"/>
      <w:r>
        <w:rPr>
          <w:rStyle w:val="Hyperlink3"/>
          <w:rFonts w:eastAsia="Arial Unicode MS"/>
        </w:rPr>
        <w:t>, 1952)</w:t>
      </w:r>
      <w:r>
        <w:rPr>
          <w:rStyle w:val="Hyperlink2"/>
        </w:rPr>
        <w:t xml:space="preserve"> formulated an equation based on the averaged data from previous works, taking in consideration the number of people examined in the experiment. As can be seen in </w:t>
      </w:r>
      <w:r w:rsidR="00B66EAF">
        <w:fldChar w:fldCharType="begin"/>
      </w:r>
      <w:r w:rsidR="00B66EAF" w:rsidRPr="00B66EAF">
        <w:rPr>
          <w:lang w:val="en-US"/>
          <w:rPrChange w:id="90" w:author="MenosG" w:date="2019-04-15T19:52:00Z">
            <w:rPr/>
          </w:rPrChange>
        </w:rPr>
        <w:instrText xml:space="preserve"> HYPERLINK \l "Ref518493791" </w:instrText>
      </w:r>
      <w:r w:rsidR="00B66EAF">
        <w:fldChar w:fldCharType="separate"/>
      </w:r>
      <w:r>
        <w:rPr>
          <w:rStyle w:val="Hyperlink3"/>
          <w:rFonts w:eastAsia="Arial Unicode MS"/>
        </w:rPr>
        <w:t xml:space="preserve">Figure </w:t>
      </w:r>
      <w:r w:rsidRPr="00841A0D">
        <w:rPr>
          <w:rStyle w:val="Brak"/>
          <w:b/>
          <w:bCs/>
          <w:i/>
          <w:iCs/>
          <w:lang w:val="en-US"/>
        </w:rPr>
        <w:t>6</w:t>
      </w:r>
      <w:r w:rsidR="00B66EAF">
        <w:rPr>
          <w:rStyle w:val="Brak"/>
          <w:b/>
          <w:bCs/>
          <w:i/>
          <w:iCs/>
          <w:lang w:val="en-US"/>
        </w:rPr>
        <w:fldChar w:fldCharType="end"/>
      </w:r>
      <w:r>
        <w:rPr>
          <w:rStyle w:val="Hyperlink2"/>
        </w:rPr>
        <w:t>, the asymptote of 2mm is not present in this formula either. According to the authors, it is not necessarily demanded by the data of the physiological restrictions.</w:t>
      </w:r>
    </w:p>
    <w:p w14:paraId="03E9BB3B" w14:textId="77777777" w:rsidR="00192CC6" w:rsidRDefault="00192CC6" w:rsidP="00962CC9">
      <w:pPr>
        <w:jc w:val="both"/>
        <w:rPr>
          <w:lang w:val="en-US"/>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708"/>
      </w:tblGrid>
      <w:tr w:rsidR="004428F8" w14:paraId="22EDAA6F" w14:textId="77777777" w:rsidTr="00A445A1">
        <w:tc>
          <w:tcPr>
            <w:tcW w:w="421" w:type="dxa"/>
            <w:vAlign w:val="center"/>
          </w:tcPr>
          <w:p w14:paraId="370F1AEB" w14:textId="77777777" w:rsidR="004428F8" w:rsidRDefault="004428F8" w:rsidP="004428F8">
            <w:pPr>
              <w:pStyle w:val="tt"/>
              <w:ind w:firstLine="0"/>
              <w:jc w:val="center"/>
              <w:rPr>
                <w:lang w:val="en-US"/>
              </w:rPr>
            </w:pPr>
          </w:p>
        </w:tc>
        <w:tc>
          <w:tcPr>
            <w:tcW w:w="7938" w:type="dxa"/>
            <w:vAlign w:val="center"/>
          </w:tcPr>
          <w:p w14:paraId="598889F4" w14:textId="272E5FD1" w:rsidR="004428F8" w:rsidRDefault="00625015" w:rsidP="004428F8">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DG</m:t>
                    </m:r>
                  </m:sub>
                </m:sSub>
                <m:d>
                  <m:dPr>
                    <m:ctrlPr>
                      <w:rPr>
                        <w:rFonts w:ascii="Cambria Math" w:hAnsi="Cambria Math"/>
                        <w:i/>
                        <w:lang w:val="en-US"/>
                      </w:rPr>
                    </m:ctrlPr>
                  </m:dPr>
                  <m:e>
                    <m:r>
                      <w:rPr>
                        <w:rFonts w:ascii="Cambria Math" w:hAnsi="Cambria Math"/>
                        <w:lang w:val="en-US"/>
                      </w:rPr>
                      <m:t>L</m:t>
                    </m:r>
                  </m:e>
                </m:d>
                <m:r>
                  <w:rPr>
                    <w:rFonts w:ascii="Cambria Math" w:hAnsi="Cambria Math"/>
                    <w:lang w:val="en-US"/>
                  </w:rPr>
                  <m:t xml:space="preserve">=7.175 </m:t>
                </m:r>
                <m:r>
                  <m:rPr>
                    <m:sty m:val="p"/>
                  </m:rPr>
                  <w:rPr>
                    <w:rFonts w:ascii="Cambria Math" w:hAnsi="Cambria Math"/>
                    <w:lang w:val="en-US"/>
                  </w:rPr>
                  <m:t>exp</m:t>
                </m:r>
                <m:r>
                  <w:rPr>
                    <w:rFonts w:ascii="Cambria Math" w:hAnsi="Cambria Math"/>
                    <w:lang w:val="en-US"/>
                  </w:rPr>
                  <m:t>⁡[-0.00092</m:t>
                </m:r>
                <m:sSup>
                  <m:sSupPr>
                    <m:ctrlPr>
                      <w:rPr>
                        <w:rFonts w:ascii="Cambria Math" w:hAnsi="Cambria Math"/>
                        <w:lang w:val="en-US"/>
                      </w:rPr>
                    </m:ctrlPr>
                  </m:sSupPr>
                  <m:e>
                    <m:r>
                      <w:rPr>
                        <w:rFonts w:ascii="Cambria Math" w:hAnsi="Cambria Math"/>
                        <w:lang w:val="en-US"/>
                      </w:rPr>
                      <m:t>(7.597+</m:t>
                    </m:r>
                    <m:r>
                      <m:rPr>
                        <m:sty m:val="p"/>
                      </m:rPr>
                      <w:rPr>
                        <w:rFonts w:ascii="Cambria Math" w:hAnsi="Cambria Math"/>
                        <w:lang w:val="en-US"/>
                      </w:rPr>
                      <m:t>log</m:t>
                    </m:r>
                    <m:r>
                      <w:rPr>
                        <w:rFonts w:ascii="Cambria Math" w:hAnsi="Cambria Math"/>
                        <w:lang w:val="en-US"/>
                      </w:rPr>
                      <m:t>⁡L)</m:t>
                    </m:r>
                  </m:e>
                  <m:sup>
                    <m:r>
                      <w:rPr>
                        <w:rFonts w:ascii="Cambria Math" w:hAnsi="Cambria Math"/>
                        <w:lang w:val="en-US"/>
                      </w:rPr>
                      <m:t>3</m:t>
                    </m:r>
                  </m:sup>
                </m:sSup>
                <m:r>
                  <w:rPr>
                    <w:rFonts w:ascii="Cambria Math" w:hAnsi="Cambria Math"/>
                    <w:lang w:val="en-US"/>
                  </w:rPr>
                  <m:t>]</m:t>
                </m:r>
              </m:oMath>
            </m:oMathPara>
          </w:p>
        </w:tc>
        <w:tc>
          <w:tcPr>
            <w:tcW w:w="708" w:type="dxa"/>
            <w:vAlign w:val="center"/>
          </w:tcPr>
          <w:p w14:paraId="662134A6" w14:textId="5D76EC99" w:rsidR="004428F8" w:rsidRDefault="004428F8" w:rsidP="004428F8">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4</w:t>
            </w:r>
            <w:r>
              <w:rPr>
                <w:lang w:val="en-US"/>
              </w:rPr>
              <w:fldChar w:fldCharType="end"/>
            </w:r>
            <w:r>
              <w:rPr>
                <w:lang w:val="en-US"/>
              </w:rPr>
              <w:t>)</w:t>
            </w:r>
          </w:p>
        </w:tc>
      </w:tr>
    </w:tbl>
    <w:p w14:paraId="21CCD719" w14:textId="4A7EAA0E" w:rsidR="00A309AD" w:rsidRDefault="00533B64" w:rsidP="00962CC9">
      <w:pPr>
        <w:jc w:val="both"/>
        <w:rPr>
          <w:lang w:val="en-US"/>
        </w:rPr>
      </w:pPr>
      <w:r>
        <w:rPr>
          <w:lang w:val="en-US"/>
        </w:rPr>
        <w:t xml:space="preserve"> </w:t>
      </w:r>
    </w:p>
    <w:p w14:paraId="1B42F107" w14:textId="39E77A6C" w:rsidR="00123B25" w:rsidRDefault="006102B1" w:rsidP="00836B4F">
      <w:pPr>
        <w:rPr>
          <w:lang w:val="en-US"/>
        </w:rPr>
      </w:pPr>
      <w:r w:rsidRPr="00D879D1">
        <w:rPr>
          <w:noProof/>
        </w:rPr>
        <w:drawing>
          <wp:anchor distT="0" distB="0" distL="114300" distR="114300" simplePos="0" relativeHeight="251660288" behindDoc="0" locked="0" layoutInCell="1" allowOverlap="1" wp14:anchorId="206DEF07" wp14:editId="55A98155">
            <wp:simplePos x="0" y="0"/>
            <wp:positionH relativeFrom="column">
              <wp:posOffset>-62054</wp:posOffset>
            </wp:positionH>
            <wp:positionV relativeFrom="paragraph">
              <wp:posOffset>147955</wp:posOffset>
            </wp:positionV>
            <wp:extent cx="2944800" cy="1756800"/>
            <wp:effectExtent l="0" t="0" r="825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4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79D1">
        <w:rPr>
          <w:noProof/>
        </w:rPr>
        <w:drawing>
          <wp:anchor distT="0" distB="0" distL="114300" distR="114300" simplePos="0" relativeHeight="251661312" behindDoc="0" locked="0" layoutInCell="1" allowOverlap="1" wp14:anchorId="052C0316" wp14:editId="76E9420B">
            <wp:simplePos x="0" y="0"/>
            <wp:positionH relativeFrom="column">
              <wp:posOffset>2882669</wp:posOffset>
            </wp:positionH>
            <wp:positionV relativeFrom="paragraph">
              <wp:posOffset>162791</wp:posOffset>
            </wp:positionV>
            <wp:extent cx="2944800" cy="1756800"/>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4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D73553" w14:textId="1278A891" w:rsidR="004428F8" w:rsidRDefault="004428F8" w:rsidP="006102B1">
      <w:pPr>
        <w:jc w:val="center"/>
        <w:rPr>
          <w:lang w:val="en-US"/>
        </w:rPr>
      </w:pPr>
    </w:p>
    <w:p w14:paraId="6B297A17" w14:textId="0489155E" w:rsidR="004428F8" w:rsidRPr="004428F8" w:rsidRDefault="004428F8" w:rsidP="004428F8">
      <w:pPr>
        <w:pStyle w:val="Caption"/>
        <w:rPr>
          <w:lang w:val="en-US"/>
        </w:rPr>
      </w:pPr>
      <w:bookmarkStart w:id="91" w:name="_Ref518807152"/>
      <w:bookmarkStart w:id="92" w:name="_Ref518807148"/>
      <w:r w:rsidRPr="00A309AD">
        <w:rPr>
          <w:lang w:val="en-US"/>
        </w:rPr>
        <w:t xml:space="preserve">Figure </w:t>
      </w:r>
      <w:r>
        <w:fldChar w:fldCharType="begin"/>
      </w:r>
      <w:r w:rsidRPr="00A309AD">
        <w:rPr>
          <w:lang w:val="en-US"/>
        </w:rPr>
        <w:instrText xml:space="preserve"> SEQ Figure \* ARABIC </w:instrText>
      </w:r>
      <w:r>
        <w:fldChar w:fldCharType="separate"/>
      </w:r>
      <w:r w:rsidR="001B3592">
        <w:rPr>
          <w:noProof/>
          <w:lang w:val="en-US"/>
        </w:rPr>
        <w:t>5</w:t>
      </w:r>
      <w:r>
        <w:fldChar w:fldCharType="end"/>
      </w:r>
      <w:bookmarkEnd w:id="91"/>
      <w:r w:rsidRPr="00A309AD">
        <w:rPr>
          <w:lang w:val="en-US"/>
        </w:rPr>
        <w:t xml:space="preserve">. Pupil size for </w:t>
      </w:r>
      <w:r>
        <w:rPr>
          <w:lang w:val="en-US"/>
        </w:rPr>
        <w:t>E</w:t>
      </w:r>
      <w:r w:rsidRPr="00A309AD">
        <w:rPr>
          <w:lang w:val="en-US"/>
        </w:rPr>
        <w:t>quation</w:t>
      </w:r>
      <w:r>
        <w:rPr>
          <w:lang w:val="en-US"/>
        </w:rPr>
        <w:t xml:space="preserve"> 3</w:t>
      </w:r>
      <w:r w:rsidRPr="00A309AD">
        <w:rPr>
          <w:lang w:val="en-US"/>
        </w:rPr>
        <w:t xml:space="preserve"> of </w:t>
      </w:r>
      <w:r w:rsidRPr="00A309AD">
        <w:rPr>
          <w:b/>
          <w:lang w:val="en-US"/>
        </w:rPr>
        <w:t>Moon and Sp</w:t>
      </w:r>
      <w:r>
        <w:rPr>
          <w:b/>
          <w:lang w:val="en-US"/>
        </w:rPr>
        <w:t>e</w:t>
      </w:r>
      <w:r w:rsidRPr="00A309AD">
        <w:rPr>
          <w:b/>
          <w:lang w:val="en-US"/>
        </w:rPr>
        <w:t>ncer</w:t>
      </w:r>
      <w:bookmarkStart w:id="93" w:name="_Ref518493791"/>
      <w:bookmarkEnd w:id="92"/>
      <w:r w:rsidR="00192CC6">
        <w:rPr>
          <w:b/>
          <w:lang w:val="en-US"/>
        </w:rPr>
        <w:t>.</w:t>
      </w:r>
      <w:r>
        <w:rPr>
          <w:lang w:val="en-US"/>
        </w:rPr>
        <w:t xml:space="preserve">                        </w:t>
      </w:r>
      <w:r w:rsidRPr="00123B25">
        <w:rPr>
          <w:lang w:val="en-US"/>
        </w:rPr>
        <w:t xml:space="preserve">Figure </w:t>
      </w:r>
      <w:r>
        <w:fldChar w:fldCharType="begin"/>
      </w:r>
      <w:r w:rsidRPr="00123B25">
        <w:rPr>
          <w:lang w:val="en-US"/>
        </w:rPr>
        <w:instrText xml:space="preserve"> SEQ Figure \* ARABIC </w:instrText>
      </w:r>
      <w:r>
        <w:fldChar w:fldCharType="separate"/>
      </w:r>
      <w:r w:rsidR="001B3592">
        <w:rPr>
          <w:noProof/>
          <w:lang w:val="en-US"/>
        </w:rPr>
        <w:t>6</w:t>
      </w:r>
      <w:r>
        <w:fldChar w:fldCharType="end"/>
      </w:r>
      <w:bookmarkEnd w:id="93"/>
      <w:r w:rsidRPr="00123B25">
        <w:rPr>
          <w:lang w:val="en-US"/>
        </w:rPr>
        <w:t xml:space="preserve">. Pupil size for </w:t>
      </w:r>
      <w:r w:rsidR="00192CC6">
        <w:rPr>
          <w:lang w:val="en-US"/>
        </w:rPr>
        <w:t>E</w:t>
      </w:r>
      <w:r w:rsidRPr="00123B25">
        <w:rPr>
          <w:lang w:val="en-US"/>
        </w:rPr>
        <w:t>quation</w:t>
      </w:r>
      <w:r w:rsidR="00192CC6">
        <w:rPr>
          <w:lang w:val="en-US"/>
        </w:rPr>
        <w:t xml:space="preserve"> 4</w:t>
      </w:r>
      <w:r w:rsidRPr="00123B25">
        <w:rPr>
          <w:lang w:val="en-US"/>
        </w:rPr>
        <w:t xml:space="preserve"> of </w:t>
      </w:r>
      <w:r w:rsidRPr="00123B25">
        <w:rPr>
          <w:b/>
          <w:lang w:val="en-US"/>
        </w:rPr>
        <w:t xml:space="preserve">De Groot and </w:t>
      </w:r>
      <w:proofErr w:type="spellStart"/>
      <w:r w:rsidRPr="00123B25">
        <w:rPr>
          <w:b/>
          <w:lang w:val="en-US"/>
        </w:rPr>
        <w:t>Gebhard</w:t>
      </w:r>
      <w:proofErr w:type="spellEnd"/>
      <w:r w:rsidR="00192CC6">
        <w:rPr>
          <w:b/>
          <w:lang w:val="en-US"/>
        </w:rPr>
        <w:t>.</w:t>
      </w:r>
    </w:p>
    <w:p w14:paraId="20F17BDC" w14:textId="77777777" w:rsidR="004428F8" w:rsidRDefault="004428F8" w:rsidP="00123B25">
      <w:pPr>
        <w:rPr>
          <w:lang w:val="en-US"/>
        </w:rPr>
      </w:pPr>
    </w:p>
    <w:p w14:paraId="0DD5C98D" w14:textId="7C5891D6" w:rsidR="00CA25F7" w:rsidRPr="005F18F6" w:rsidRDefault="007B78C9" w:rsidP="00AC0417">
      <w:pPr>
        <w:jc w:val="both"/>
        <w:rPr>
          <w:lang w:val="en-US"/>
        </w:rPr>
      </w:pPr>
      <w:r>
        <w:rPr>
          <w:rStyle w:val="Hyperlink2"/>
        </w:rPr>
        <w:t xml:space="preserve">Important changes in formulas were introduced by </w:t>
      </w:r>
      <w:r>
        <w:rPr>
          <w:rStyle w:val="Hyperlink3"/>
          <w:rFonts w:eastAsia="Arial Unicode MS"/>
        </w:rPr>
        <w:t>Stanley and Davies</w:t>
      </w:r>
      <w:r>
        <w:rPr>
          <w:rStyle w:val="Hyperlink2"/>
        </w:rPr>
        <w:t xml:space="preserve"> (Stanley and Davies, 1995). In contrast to previous works which assumed that dilations depend only on a given luminance, they went on to conclude, based on </w:t>
      </w:r>
      <w:r>
        <w:rPr>
          <w:rStyle w:val="Hyperlink3"/>
          <w:rFonts w:eastAsia="Arial Unicode MS"/>
        </w:rPr>
        <w:t>Crawford</w:t>
      </w:r>
      <w:r>
        <w:rPr>
          <w:rStyle w:val="Hyperlink2"/>
        </w:rPr>
        <w:t xml:space="preserve">, that the pupil diameter is directly correlated with the product of luminance </w:t>
      </w:r>
      <m:oMath>
        <m:r>
          <m:rPr>
            <m:sty m:val="bi"/>
          </m:rPr>
          <w:rPr>
            <w:rFonts w:ascii="Cambria Math" w:hAnsi="Cambria Math"/>
          </w:rPr>
          <m:t>L</m:t>
        </m:r>
        <m:r>
          <m:rPr>
            <m:sty m:val="bi"/>
          </m:rPr>
          <w:rPr>
            <w:rFonts w:ascii="Cambria Math" w:hAnsi="Cambria Math"/>
            <w:lang w:val="en-US"/>
          </w:rPr>
          <m:t xml:space="preserve"> </m:t>
        </m:r>
      </m:oMath>
      <w:r>
        <w:rPr>
          <w:rStyle w:val="Hyperlink2"/>
        </w:rPr>
        <w:t xml:space="preserve">and the adapting field size, expressed by </w:t>
      </w:r>
      <w:r>
        <w:rPr>
          <w:rStyle w:val="Hyperlink3"/>
          <w:rFonts w:eastAsia="Arial Unicode MS"/>
        </w:rPr>
        <w:t>a</w:t>
      </w:r>
      <w:r>
        <w:rPr>
          <w:rStyle w:val="Hyperlink2"/>
        </w:rPr>
        <w:t xml:space="preserve"> in </w:t>
      </w:r>
      <m:oMath>
        <m:sSup>
          <m:sSupPr>
            <m:ctrlPr>
              <w:rPr>
                <w:rFonts w:ascii="Cambria Math" w:hAnsi="Cambria Math"/>
              </w:rPr>
            </m:ctrlPr>
          </m:sSupPr>
          <m:e>
            <m:r>
              <w:rPr>
                <w:rFonts w:ascii="Cambria Math" w:hAnsi="Cambria Math"/>
              </w:rPr>
              <m:t>deq</m:t>
            </m:r>
          </m:e>
          <m:sup>
            <m:r>
              <w:rPr>
                <w:rFonts w:ascii="Cambria Math" w:hAnsi="Cambria Math"/>
                <w:lang w:val="en-US"/>
              </w:rPr>
              <m:t>2</m:t>
            </m:r>
          </m:sup>
        </m:sSup>
      </m:oMath>
      <w:r>
        <w:rPr>
          <w:rStyle w:val="Hyperlink2"/>
        </w:rPr>
        <w:t xml:space="preserve">, which gives </w:t>
      </w:r>
      <w:r>
        <w:rPr>
          <w:rStyle w:val="Hyperlink3"/>
          <w:rFonts w:eastAsia="Arial Unicode MS"/>
        </w:rPr>
        <w:t>corneal flux density</w:t>
      </w:r>
      <w:r>
        <w:rPr>
          <w:rStyle w:val="Hyperlink2"/>
        </w:rPr>
        <w:t xml:space="preserve"> (</w:t>
      </w:r>
      <m:oMath>
        <m:sSup>
          <m:sSupPr>
            <m:ctrlPr>
              <w:rPr>
                <w:rFonts w:ascii="Cambria Math" w:hAnsi="Cambria Math"/>
              </w:rPr>
            </m:ctrlPr>
          </m:sSupPr>
          <m:e>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lang w:val="en-US"/>
                  </w:rPr>
                  <m:t>-2</m:t>
                </m:r>
              </m:sup>
            </m:sSup>
            <m:r>
              <w:rPr>
                <w:rFonts w:ascii="Cambria Math" w:hAnsi="Cambria Math"/>
              </w:rPr>
              <m:t>deq</m:t>
            </m:r>
          </m:e>
          <m:sup>
            <m:r>
              <w:rPr>
                <w:rFonts w:ascii="Cambria Math" w:hAnsi="Cambria Math"/>
                <w:lang w:val="en-US"/>
              </w:rPr>
              <m:t>2</m:t>
            </m:r>
          </m:sup>
        </m:sSup>
        <m:r>
          <w:rPr>
            <w:rFonts w:ascii="Cambria Math" w:hAnsi="Cambria Math"/>
            <w:lang w:val="en-US"/>
          </w:rPr>
          <m:t>)</m:t>
        </m:r>
      </m:oMath>
      <w:r>
        <w:rPr>
          <w:rStyle w:val="Hyperlink2"/>
        </w:rPr>
        <w:t>.</w:t>
      </w:r>
      <w:r w:rsidR="00533B64" w:rsidRPr="005F18F6">
        <w:rPr>
          <w:lang w:val="en-US"/>
        </w:rPr>
        <w:t>.</w:t>
      </w:r>
      <w:r w:rsidR="00392F05">
        <w:rPr>
          <w:lang w:val="en-US"/>
        </w:rPr>
        <w:t xml:space="preserve"> </w:t>
      </w:r>
    </w:p>
    <w:p w14:paraId="0B6478FC" w14:textId="77777777" w:rsidR="002E5CF7" w:rsidRDefault="002E5CF7" w:rsidP="00AC0417">
      <w:pPr>
        <w:pStyle w:val="eqation"/>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708"/>
      </w:tblGrid>
      <w:tr w:rsidR="002E5CF7" w14:paraId="567B4FCB" w14:textId="77777777" w:rsidTr="00A445A1">
        <w:tc>
          <w:tcPr>
            <w:tcW w:w="421" w:type="dxa"/>
            <w:vAlign w:val="center"/>
          </w:tcPr>
          <w:p w14:paraId="660A3179" w14:textId="77777777" w:rsidR="002E5CF7" w:rsidRDefault="002E5CF7" w:rsidP="00AC0417">
            <w:pPr>
              <w:pStyle w:val="tt"/>
              <w:ind w:firstLine="0"/>
              <w:rPr>
                <w:lang w:val="en-US"/>
              </w:rPr>
            </w:pPr>
          </w:p>
        </w:tc>
        <w:tc>
          <w:tcPr>
            <w:tcW w:w="7938" w:type="dxa"/>
            <w:vAlign w:val="center"/>
          </w:tcPr>
          <w:p w14:paraId="3018E3B2" w14:textId="3F4534CD" w:rsidR="002E5CF7" w:rsidRDefault="00625015" w:rsidP="00AC0417">
            <w:pPr>
              <w:pStyle w:val="tt"/>
              <w:ind w:firstLine="0"/>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SD</m:t>
                    </m:r>
                  </m:sub>
                </m:sSub>
                <m:r>
                  <w:rPr>
                    <w:rFonts w:ascii="Cambria Math" w:hAnsi="Cambria Math"/>
                    <w:lang w:val="en-US"/>
                  </w:rPr>
                  <m:t>(L,a)=7.75-5.759</m:t>
                </m:r>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(La/846)</m:t>
                        </m:r>
                      </m:e>
                      <m:sup>
                        <m:r>
                          <w:rPr>
                            <w:rFonts w:ascii="Cambria Math" w:hAnsi="Cambria Math"/>
                            <w:lang w:val="en-US"/>
                          </w:rPr>
                          <m:t>0.41</m:t>
                        </m:r>
                      </m:sup>
                    </m:sSup>
                  </m:num>
                  <m:den>
                    <m:sSup>
                      <m:sSupPr>
                        <m:ctrlPr>
                          <w:rPr>
                            <w:rFonts w:ascii="Cambria Math" w:hAnsi="Cambria Math"/>
                            <w:lang w:val="en-US"/>
                          </w:rPr>
                        </m:ctrlPr>
                      </m:sSupPr>
                      <m:e>
                        <m:r>
                          <w:rPr>
                            <w:rFonts w:ascii="Cambria Math" w:hAnsi="Cambria Math"/>
                            <w:lang w:val="en-US"/>
                          </w:rPr>
                          <m:t>(La/846)</m:t>
                        </m:r>
                      </m:e>
                      <m:sup>
                        <m:r>
                          <w:rPr>
                            <w:rFonts w:ascii="Cambria Math" w:hAnsi="Cambria Math"/>
                            <w:lang w:val="en-US"/>
                          </w:rPr>
                          <m:t>0.41</m:t>
                        </m:r>
                      </m:sup>
                    </m:sSup>
                    <m:r>
                      <w:rPr>
                        <w:rFonts w:ascii="Cambria Math" w:hAnsi="Cambria Math"/>
                        <w:lang w:val="en-US"/>
                      </w:rPr>
                      <m:t>+2</m:t>
                    </m:r>
                  </m:den>
                </m:f>
                <m:r>
                  <w:rPr>
                    <w:rFonts w:ascii="Cambria Math" w:hAnsi="Cambria Math"/>
                    <w:lang w:val="en-US"/>
                  </w:rPr>
                  <m:t>)</m:t>
                </m:r>
              </m:oMath>
            </m:oMathPara>
          </w:p>
        </w:tc>
        <w:tc>
          <w:tcPr>
            <w:tcW w:w="708" w:type="dxa"/>
            <w:vAlign w:val="center"/>
          </w:tcPr>
          <w:p w14:paraId="45E3FD5A" w14:textId="2A6D1E5C" w:rsidR="002E5CF7" w:rsidRDefault="002E5CF7" w:rsidP="00192CC6">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5</w:t>
            </w:r>
            <w:r>
              <w:rPr>
                <w:lang w:val="en-US"/>
              </w:rPr>
              <w:fldChar w:fldCharType="end"/>
            </w:r>
            <w:r>
              <w:rPr>
                <w:lang w:val="en-US"/>
              </w:rPr>
              <w:t>)</w:t>
            </w:r>
          </w:p>
        </w:tc>
      </w:tr>
    </w:tbl>
    <w:p w14:paraId="37A1F88F" w14:textId="5BC96422" w:rsidR="002E5CF7" w:rsidRDefault="002E5CF7" w:rsidP="00AC0417">
      <w:pPr>
        <w:pStyle w:val="eqation"/>
      </w:pPr>
    </w:p>
    <w:p w14:paraId="46C04955" w14:textId="77777777" w:rsidR="007B78C9" w:rsidRDefault="007B78C9" w:rsidP="007B78C9">
      <w:pPr>
        <w:pStyle w:val="eqation"/>
        <w:ind w:firstLine="0"/>
      </w:pPr>
      <w:r>
        <w:rPr>
          <w:rStyle w:val="Brak"/>
        </w:rPr>
        <w:t xml:space="preserve">To arrive at this formula, data was gathered from 6 </w:t>
      </w:r>
      <w:r>
        <w:rPr>
          <w:rStyle w:val="Hyperlink2"/>
        </w:rPr>
        <w:t xml:space="preserve">volunteers whose adapting field size ranged from 0.4° to 25.4°. These two values were plotted in </w:t>
      </w:r>
      <w:hyperlink w:anchor="Ref518494385" w:history="1">
        <w:r>
          <w:rPr>
            <w:rStyle w:val="Hyperlink3"/>
          </w:rPr>
          <w:t xml:space="preserve">Figure </w:t>
        </w:r>
        <w:r>
          <w:rPr>
            <w:rStyle w:val="Brak"/>
            <w:b/>
            <w:bCs/>
            <w:i/>
            <w:iCs/>
          </w:rPr>
          <w:t>7</w:t>
        </w:r>
      </w:hyperlink>
      <w:r>
        <w:rPr>
          <w:rStyle w:val="Hyperlink2"/>
        </w:rPr>
        <w:t xml:space="preserve"> and used as thresholds for this experiment.</w:t>
      </w:r>
    </w:p>
    <w:p w14:paraId="5813528D" w14:textId="57C54A4D" w:rsidR="002E5CF7" w:rsidRDefault="002E5CF7" w:rsidP="00AC0417">
      <w:pPr>
        <w:pStyle w:val="eqation"/>
        <w:ind w:firstLine="0"/>
        <w:rPr>
          <w:rStyle w:val="shorttext"/>
          <w:lang w:val="en"/>
        </w:rPr>
      </w:pPr>
    </w:p>
    <w:p w14:paraId="520345B0" w14:textId="629548AD" w:rsidR="007A1040" w:rsidRPr="00392F05" w:rsidRDefault="007A1040" w:rsidP="00AC0417">
      <w:pPr>
        <w:pStyle w:val="eqation"/>
        <w:ind w:firstLine="0"/>
        <w:rPr>
          <w:lang w:val="en"/>
        </w:rPr>
      </w:pPr>
    </w:p>
    <w:p w14:paraId="27CA6232" w14:textId="77777777" w:rsidR="007A1040" w:rsidRDefault="007A1040" w:rsidP="00AC0417">
      <w:pPr>
        <w:pStyle w:val="eqation"/>
        <w:keepNext/>
        <w:ind w:firstLine="0"/>
        <w:jc w:val="center"/>
      </w:pPr>
      <w:r>
        <w:rPr>
          <w:noProof/>
          <w:lang w:val="pl-PL"/>
        </w:rPr>
        <w:drawing>
          <wp:inline distT="0" distB="0" distL="0" distR="0" wp14:anchorId="7F2F63CE" wp14:editId="07248321">
            <wp:extent cx="3028950" cy="18181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60269" cy="1836979"/>
                    </a:xfrm>
                    <a:prstGeom prst="rect">
                      <a:avLst/>
                    </a:prstGeom>
                    <a:noFill/>
                    <a:ln>
                      <a:noFill/>
                    </a:ln>
                  </pic:spPr>
                </pic:pic>
              </a:graphicData>
            </a:graphic>
          </wp:inline>
        </w:drawing>
      </w:r>
    </w:p>
    <w:p w14:paraId="69CB4D0A" w14:textId="075E8A39" w:rsidR="00AC0417" w:rsidRDefault="007A1040" w:rsidP="00AC0417">
      <w:pPr>
        <w:pStyle w:val="Caption"/>
        <w:rPr>
          <w:noProof/>
          <w:lang w:val="en-US"/>
        </w:rPr>
      </w:pPr>
      <w:bookmarkStart w:id="94" w:name="_Ref518494385"/>
      <w:r w:rsidRPr="007A1040">
        <w:rPr>
          <w:lang w:val="en-US"/>
        </w:rPr>
        <w:t xml:space="preserve">Figure </w:t>
      </w:r>
      <w:r>
        <w:fldChar w:fldCharType="begin"/>
      </w:r>
      <w:r w:rsidRPr="007A1040">
        <w:rPr>
          <w:lang w:val="en-US"/>
        </w:rPr>
        <w:instrText xml:space="preserve"> SEQ Figure \* ARABIC </w:instrText>
      </w:r>
      <w:r>
        <w:fldChar w:fldCharType="separate"/>
      </w:r>
      <w:r w:rsidR="001B3592">
        <w:rPr>
          <w:noProof/>
          <w:lang w:val="en-US"/>
        </w:rPr>
        <w:t>7</w:t>
      </w:r>
      <w:r>
        <w:fldChar w:fldCharType="end"/>
      </w:r>
      <w:bookmarkEnd w:id="94"/>
      <w:r w:rsidRPr="007A1040">
        <w:rPr>
          <w:lang w:val="en-US"/>
        </w:rPr>
        <w:t>.</w:t>
      </w:r>
      <w:r>
        <w:rPr>
          <w:lang w:val="en-US"/>
        </w:rPr>
        <w:t xml:space="preserve"> </w:t>
      </w:r>
      <w:r w:rsidRPr="007A1040">
        <w:rPr>
          <w:lang w:val="en-US"/>
        </w:rPr>
        <w:t>Pupi</w:t>
      </w:r>
      <w:r w:rsidRPr="007A1040">
        <w:rPr>
          <w:noProof/>
          <w:lang w:val="en-US"/>
        </w:rPr>
        <w:t xml:space="preserve">l size for </w:t>
      </w:r>
      <w:r w:rsidR="00192CC6">
        <w:rPr>
          <w:noProof/>
          <w:lang w:val="en-US"/>
        </w:rPr>
        <w:t>E</w:t>
      </w:r>
      <w:r w:rsidRPr="007A1040">
        <w:rPr>
          <w:noProof/>
          <w:lang w:val="en-US"/>
        </w:rPr>
        <w:t>quation</w:t>
      </w:r>
      <w:r w:rsidR="00192CC6">
        <w:rPr>
          <w:noProof/>
          <w:lang w:val="en-US"/>
        </w:rPr>
        <w:t xml:space="preserve"> 5</w:t>
      </w:r>
      <w:r w:rsidRPr="007A1040">
        <w:rPr>
          <w:noProof/>
          <w:lang w:val="en-US"/>
        </w:rPr>
        <w:t xml:space="preserve"> of </w:t>
      </w:r>
      <w:r w:rsidRPr="007A1040">
        <w:rPr>
          <w:b/>
          <w:noProof/>
          <w:lang w:val="en-US"/>
        </w:rPr>
        <w:t>Stanley and Davies</w:t>
      </w:r>
      <w:r w:rsidRPr="007A1040">
        <w:rPr>
          <w:noProof/>
          <w:lang w:val="en-US"/>
        </w:rPr>
        <w:t>, field diameter 0.4°</w:t>
      </w:r>
      <w:r w:rsidR="00192CC6">
        <w:rPr>
          <w:noProof/>
          <w:lang w:val="en-US"/>
        </w:rPr>
        <w:t>(first line)</w:t>
      </w:r>
      <w:r w:rsidRPr="007A1040">
        <w:rPr>
          <w:noProof/>
          <w:lang w:val="en-US"/>
        </w:rPr>
        <w:t xml:space="preserve"> and 25.4</w:t>
      </w:r>
      <w:r>
        <w:rPr>
          <w:noProof/>
          <w:lang w:val="en-US"/>
        </w:rPr>
        <w:t>°</w:t>
      </w:r>
      <w:r w:rsidR="00192CC6">
        <w:rPr>
          <w:noProof/>
          <w:lang w:val="en-US"/>
        </w:rPr>
        <w:t>(second liine)</w:t>
      </w:r>
    </w:p>
    <w:p w14:paraId="4D5D6513" w14:textId="12FB5A4E" w:rsidR="00754369" w:rsidRDefault="00754369" w:rsidP="00754369">
      <w:pPr>
        <w:rPr>
          <w:lang w:val="en-US"/>
        </w:rPr>
      </w:pPr>
    </w:p>
    <w:p w14:paraId="4FC411FD" w14:textId="77777777" w:rsidR="00754369" w:rsidRPr="00754369" w:rsidRDefault="00754369" w:rsidP="00754369">
      <w:pPr>
        <w:rPr>
          <w:lang w:val="en-US"/>
        </w:rPr>
      </w:pPr>
    </w:p>
    <w:p w14:paraId="53EBD231" w14:textId="77777777" w:rsidR="007B78C9" w:rsidRDefault="007B78C9" w:rsidP="007B78C9">
      <w:pPr>
        <w:pStyle w:val="Tre"/>
        <w:jc w:val="both"/>
      </w:pPr>
      <w:proofErr w:type="spellStart"/>
      <w:r>
        <w:rPr>
          <w:rStyle w:val="Hyperlink2"/>
        </w:rPr>
        <w:t>Barten</w:t>
      </w:r>
      <w:proofErr w:type="spellEnd"/>
      <w:r>
        <w:rPr>
          <w:rStyle w:val="Hyperlink2"/>
        </w:rPr>
        <w:t xml:space="preserve"> (</w:t>
      </w:r>
      <w:proofErr w:type="spellStart"/>
      <w:r>
        <w:rPr>
          <w:rStyle w:val="Hyperlink2"/>
        </w:rPr>
        <w:t>Barten</w:t>
      </w:r>
      <w:proofErr w:type="spellEnd"/>
      <w:r>
        <w:rPr>
          <w:rStyle w:val="Hyperlink2"/>
        </w:rPr>
        <w:t xml:space="preserve">, 2000) developed his own formula based on </w:t>
      </w:r>
      <w:r>
        <w:rPr>
          <w:rStyle w:val="Hyperlink3"/>
          <w:rFonts w:eastAsia="Arial Unicode MS"/>
        </w:rPr>
        <w:t>Moon and Spencer</w:t>
      </w:r>
      <w:r>
        <w:rPr>
          <w:rStyle w:val="Hyperlink2"/>
        </w:rPr>
        <w:t xml:space="preserve"> and </w:t>
      </w:r>
      <w:r>
        <w:rPr>
          <w:rStyle w:val="Hyperlink3"/>
          <w:rFonts w:eastAsia="Arial Unicode MS"/>
        </w:rPr>
        <w:t>Stanley Davies</w:t>
      </w:r>
      <w:r>
        <w:rPr>
          <w:rStyle w:val="Hyperlink2"/>
        </w:rPr>
        <w:t>’ consideration of field size.</w:t>
      </w:r>
    </w:p>
    <w:p w14:paraId="1573E184" w14:textId="3B735E0C" w:rsidR="00056FC5" w:rsidRDefault="00056FC5" w:rsidP="007D69FB">
      <w:pPr>
        <w:jc w:val="both"/>
        <w:rPr>
          <w:lang w:val="en-US"/>
        </w:rPr>
      </w:pPr>
    </w:p>
    <w:p w14:paraId="1F6F8CA5" w14:textId="15734CCB" w:rsidR="0037260A" w:rsidRDefault="0037260A" w:rsidP="00056FC5">
      <w:pPr>
        <w:rPr>
          <w:lang w:val="en-US"/>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708"/>
      </w:tblGrid>
      <w:tr w:rsidR="0037260A" w14:paraId="2EB543DB" w14:textId="77777777" w:rsidTr="00A445A1">
        <w:trPr>
          <w:trHeight w:val="625"/>
        </w:trPr>
        <w:tc>
          <w:tcPr>
            <w:tcW w:w="421" w:type="dxa"/>
            <w:vAlign w:val="center"/>
          </w:tcPr>
          <w:p w14:paraId="0AC2CDF8" w14:textId="77777777" w:rsidR="0037260A" w:rsidRDefault="0037260A" w:rsidP="004319BD">
            <w:pPr>
              <w:pStyle w:val="tt"/>
              <w:ind w:firstLine="0"/>
              <w:jc w:val="center"/>
              <w:rPr>
                <w:lang w:val="en-US"/>
              </w:rPr>
            </w:pPr>
          </w:p>
        </w:tc>
        <w:tc>
          <w:tcPr>
            <w:tcW w:w="7938" w:type="dxa"/>
            <w:vAlign w:val="center"/>
          </w:tcPr>
          <w:p w14:paraId="6E645BD0" w14:textId="47DD6842" w:rsidR="0037260A" w:rsidRDefault="00625015" w:rsidP="004319BD">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B</m:t>
                    </m:r>
                  </m:sub>
                </m:sSub>
                <m:r>
                  <w:rPr>
                    <w:rFonts w:ascii="Cambria Math" w:hAnsi="Cambria Math"/>
                    <w:lang w:val="en-US"/>
                  </w:rPr>
                  <m:t>(L,a)=5-3</m:t>
                </m:r>
                <m:r>
                  <m:rPr>
                    <m:sty m:val="p"/>
                  </m:rPr>
                  <w:rPr>
                    <w:rFonts w:ascii="Cambria Math" w:hAnsi="Cambria Math"/>
                    <w:lang w:val="en-US"/>
                  </w:rPr>
                  <m:t>tanh</m:t>
                </m:r>
                <m:r>
                  <w:rPr>
                    <w:rFonts w:ascii="Cambria Math" w:hAnsi="Cambria Math"/>
                    <w:lang w:val="en-US"/>
                  </w:rPr>
                  <m:t>⁡(0.4</m:t>
                </m:r>
                <m:r>
                  <m:rPr>
                    <m:sty m:val="p"/>
                  </m:rPr>
                  <w:rPr>
                    <w:rFonts w:ascii="Cambria Math" w:hAnsi="Cambria Math"/>
                    <w:lang w:val="en-US"/>
                  </w:rPr>
                  <m:t>log</m:t>
                </m:r>
                <m:r>
                  <w:rPr>
                    <w:rFonts w:ascii="Cambria Math" w:hAnsi="Cambria Math"/>
                    <w:lang w:val="en-US"/>
                  </w:rPr>
                  <m:t>⁡</m:t>
                </m:r>
                <m:f>
                  <m:fPr>
                    <m:ctrlPr>
                      <w:rPr>
                        <w:rFonts w:ascii="Cambria Math" w:hAnsi="Cambria Math"/>
                        <w:lang w:val="en-US"/>
                      </w:rPr>
                    </m:ctrlPr>
                  </m:fPr>
                  <m:num>
                    <m:r>
                      <w:rPr>
                        <w:rFonts w:ascii="Cambria Math" w:hAnsi="Cambria Math"/>
                        <w:lang w:val="en-US"/>
                      </w:rPr>
                      <m:t>La</m:t>
                    </m:r>
                  </m:num>
                  <m:den>
                    <m:sSup>
                      <m:sSupPr>
                        <m:ctrlPr>
                          <w:rPr>
                            <w:rFonts w:ascii="Cambria Math" w:hAnsi="Cambria Math"/>
                            <w:lang w:val="en-US"/>
                          </w:rPr>
                        </m:ctrlPr>
                      </m:sSupPr>
                      <m:e>
                        <m:r>
                          <w:rPr>
                            <w:rFonts w:ascii="Cambria Math" w:hAnsi="Cambria Math"/>
                            <w:lang w:val="en-US"/>
                          </w:rPr>
                          <m:t>40</m:t>
                        </m:r>
                      </m:e>
                      <m:sup>
                        <m:r>
                          <w:rPr>
                            <w:rFonts w:ascii="Cambria Math" w:hAnsi="Cambria Math"/>
                            <w:lang w:val="en-US"/>
                          </w:rPr>
                          <m:t>2</m:t>
                        </m:r>
                      </m:sup>
                    </m:sSup>
                  </m:den>
                </m:f>
                <m:r>
                  <w:rPr>
                    <w:rFonts w:ascii="Cambria Math" w:hAnsi="Cambria Math"/>
                    <w:lang w:val="en-US"/>
                  </w:rPr>
                  <m:t>)</m:t>
                </m:r>
              </m:oMath>
            </m:oMathPara>
          </w:p>
        </w:tc>
        <w:tc>
          <w:tcPr>
            <w:tcW w:w="708" w:type="dxa"/>
            <w:vAlign w:val="center"/>
          </w:tcPr>
          <w:p w14:paraId="1B2327A9" w14:textId="46FE9FE1" w:rsidR="0037260A" w:rsidRDefault="0037260A"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6</w:t>
            </w:r>
            <w:r>
              <w:rPr>
                <w:lang w:val="en-US"/>
              </w:rPr>
              <w:fldChar w:fldCharType="end"/>
            </w:r>
            <w:r>
              <w:rPr>
                <w:lang w:val="en-US"/>
              </w:rPr>
              <w:t>)</w:t>
            </w:r>
          </w:p>
        </w:tc>
      </w:tr>
    </w:tbl>
    <w:p w14:paraId="0355B9BA" w14:textId="13F57A5B" w:rsidR="0037260A" w:rsidRDefault="0037260A" w:rsidP="00056FC5">
      <w:pPr>
        <w:rPr>
          <w:lang w:val="en-US"/>
        </w:rPr>
      </w:pPr>
    </w:p>
    <w:p w14:paraId="4B63A862" w14:textId="7D3D3A75" w:rsidR="0037260A" w:rsidRDefault="0037260A" w:rsidP="007D69FB">
      <w:pPr>
        <w:jc w:val="both"/>
        <w:rPr>
          <w:lang w:val="en-US"/>
        </w:rPr>
      </w:pPr>
      <w:r>
        <w:rPr>
          <w:lang w:val="en-US"/>
        </w:rPr>
        <w:t xml:space="preserve">To show similarities </w:t>
      </w:r>
      <w:r w:rsidR="00392F05">
        <w:rPr>
          <w:lang w:val="en-US"/>
        </w:rPr>
        <w:t xml:space="preserve">of </w:t>
      </w:r>
      <w:proofErr w:type="spellStart"/>
      <w:r w:rsidR="00392F05" w:rsidRPr="00392F05">
        <w:rPr>
          <w:b/>
          <w:i/>
          <w:lang w:val="en-US"/>
        </w:rPr>
        <w:t>Barten</w:t>
      </w:r>
      <w:proofErr w:type="spellEnd"/>
      <w:r w:rsidR="00392F05">
        <w:rPr>
          <w:lang w:val="en-US"/>
        </w:rPr>
        <w:t xml:space="preserve"> </w:t>
      </w:r>
      <w:r>
        <w:rPr>
          <w:lang w:val="en-US"/>
        </w:rPr>
        <w:t xml:space="preserve">to the </w:t>
      </w:r>
      <w:r w:rsidRPr="00392F05">
        <w:rPr>
          <w:b/>
          <w:i/>
          <w:lang w:val="en-US"/>
        </w:rPr>
        <w:t>Moon and Spencer</w:t>
      </w:r>
      <w:r>
        <w:rPr>
          <w:lang w:val="en-US"/>
        </w:rPr>
        <w:t xml:space="preserve"> both equations was plotted along on</w:t>
      </w:r>
      <w:r w:rsidRPr="00192CC6">
        <w:rPr>
          <w:b/>
          <w:i/>
          <w:lang w:val="en-US"/>
        </w:rPr>
        <w:t xml:space="preserve"> </w:t>
      </w:r>
      <w:r w:rsidRPr="00192CC6">
        <w:rPr>
          <w:b/>
          <w:i/>
          <w:lang w:val="en-US"/>
        </w:rPr>
        <w:fldChar w:fldCharType="begin"/>
      </w:r>
      <w:r w:rsidRPr="00192CC6">
        <w:rPr>
          <w:b/>
          <w:i/>
          <w:lang w:val="en-US"/>
        </w:rPr>
        <w:instrText xml:space="preserve"> REF _Ref518495042 \h </w:instrText>
      </w:r>
      <w:r w:rsidR="007D69FB" w:rsidRPr="00192CC6">
        <w:rPr>
          <w:b/>
          <w:i/>
          <w:lang w:val="en-US"/>
        </w:rPr>
        <w:instrText xml:space="preserve"> \* MERGEFORMAT </w:instrText>
      </w:r>
      <w:r w:rsidRPr="00192CC6">
        <w:rPr>
          <w:b/>
          <w:i/>
          <w:lang w:val="en-US"/>
        </w:rPr>
      </w:r>
      <w:r w:rsidRPr="00192CC6">
        <w:rPr>
          <w:b/>
          <w:i/>
          <w:lang w:val="en-US"/>
        </w:rPr>
        <w:fldChar w:fldCharType="separate"/>
      </w:r>
      <w:r w:rsidR="002317DF" w:rsidRPr="00192CC6">
        <w:rPr>
          <w:b/>
          <w:i/>
          <w:lang w:val="en-US"/>
        </w:rPr>
        <w:t xml:space="preserve">Figure </w:t>
      </w:r>
      <w:r w:rsidR="002317DF" w:rsidRPr="00192CC6">
        <w:rPr>
          <w:b/>
          <w:i/>
          <w:noProof/>
          <w:lang w:val="en-US"/>
        </w:rPr>
        <w:t>8</w:t>
      </w:r>
      <w:r w:rsidRPr="00192CC6">
        <w:rPr>
          <w:b/>
          <w:i/>
          <w:lang w:val="en-US"/>
        </w:rPr>
        <w:fldChar w:fldCharType="end"/>
      </w:r>
      <w:r>
        <w:rPr>
          <w:lang w:val="en-US"/>
        </w:rPr>
        <w:t>.</w:t>
      </w:r>
    </w:p>
    <w:p w14:paraId="743648C2" w14:textId="77777777" w:rsidR="0037260A" w:rsidRDefault="0037260A" w:rsidP="0037260A">
      <w:pPr>
        <w:keepNext/>
        <w:jc w:val="center"/>
      </w:pPr>
      <w:r>
        <w:rPr>
          <w:noProof/>
        </w:rPr>
        <w:drawing>
          <wp:inline distT="0" distB="0" distL="0" distR="0" wp14:anchorId="45829061" wp14:editId="20D14FFB">
            <wp:extent cx="2964657" cy="177721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995636" cy="1795781"/>
                    </a:xfrm>
                    <a:prstGeom prst="rect">
                      <a:avLst/>
                    </a:prstGeom>
                    <a:noFill/>
                    <a:ln>
                      <a:noFill/>
                    </a:ln>
                  </pic:spPr>
                </pic:pic>
              </a:graphicData>
            </a:graphic>
          </wp:inline>
        </w:drawing>
      </w:r>
    </w:p>
    <w:p w14:paraId="62DBA80D" w14:textId="0C7D5212" w:rsidR="0037260A" w:rsidRDefault="0037260A" w:rsidP="0037260A">
      <w:pPr>
        <w:pStyle w:val="Caption"/>
        <w:rPr>
          <w:lang w:val="en-US"/>
        </w:rPr>
      </w:pPr>
      <w:bookmarkStart w:id="95" w:name="_Ref518495042"/>
      <w:r w:rsidRPr="0037260A">
        <w:rPr>
          <w:lang w:val="en-US"/>
        </w:rPr>
        <w:t xml:space="preserve">Figure </w:t>
      </w:r>
      <w:r>
        <w:fldChar w:fldCharType="begin"/>
      </w:r>
      <w:r w:rsidRPr="0037260A">
        <w:rPr>
          <w:lang w:val="en-US"/>
        </w:rPr>
        <w:instrText xml:space="preserve"> SEQ Figure \* ARABIC </w:instrText>
      </w:r>
      <w:r>
        <w:fldChar w:fldCharType="separate"/>
      </w:r>
      <w:r w:rsidR="001B3592">
        <w:rPr>
          <w:noProof/>
          <w:lang w:val="en-US"/>
        </w:rPr>
        <w:t>8</w:t>
      </w:r>
      <w:r>
        <w:fldChar w:fldCharType="end"/>
      </w:r>
      <w:bookmarkEnd w:id="95"/>
      <w:r w:rsidRPr="0037260A">
        <w:rPr>
          <w:lang w:val="en-US"/>
        </w:rPr>
        <w:t xml:space="preserve">. Pupil size for </w:t>
      </w:r>
      <w:r w:rsidR="00192CC6">
        <w:rPr>
          <w:lang w:val="en-US"/>
        </w:rPr>
        <w:t>E</w:t>
      </w:r>
      <w:r w:rsidRPr="0037260A">
        <w:rPr>
          <w:lang w:val="en-US"/>
        </w:rPr>
        <w:t>quation</w:t>
      </w:r>
      <w:r w:rsidR="00192CC6">
        <w:rPr>
          <w:lang w:val="en-US"/>
        </w:rPr>
        <w:t xml:space="preserve"> 6</w:t>
      </w:r>
      <w:r w:rsidRPr="0037260A">
        <w:rPr>
          <w:lang w:val="en-US"/>
        </w:rPr>
        <w:t xml:space="preserve"> of </w:t>
      </w:r>
      <w:proofErr w:type="spellStart"/>
      <w:r w:rsidRPr="0037260A">
        <w:rPr>
          <w:b/>
          <w:lang w:val="en-US"/>
        </w:rPr>
        <w:t>Barten</w:t>
      </w:r>
      <w:proofErr w:type="spellEnd"/>
      <w:r w:rsidRPr="0037260A">
        <w:rPr>
          <w:lang w:val="en-US"/>
        </w:rPr>
        <w:t xml:space="preserve"> plotted against </w:t>
      </w:r>
      <w:r w:rsidRPr="00192CC6">
        <w:rPr>
          <w:b/>
          <w:lang w:val="en-US"/>
        </w:rPr>
        <w:t>Stanley Davies</w:t>
      </w:r>
      <w:r w:rsidR="00192CC6">
        <w:rPr>
          <w:b/>
          <w:lang w:val="en-US"/>
        </w:rPr>
        <w:t>.</w:t>
      </w:r>
    </w:p>
    <w:p w14:paraId="15F17F04" w14:textId="6CA2862E" w:rsidR="0037260A" w:rsidRDefault="0037260A" w:rsidP="0037260A">
      <w:pPr>
        <w:rPr>
          <w:lang w:val="en-US"/>
        </w:rPr>
      </w:pPr>
    </w:p>
    <w:p w14:paraId="320288B9" w14:textId="7D21D6DA" w:rsidR="0037260A" w:rsidRDefault="007B78C9" w:rsidP="007B78C9">
      <w:pPr>
        <w:pStyle w:val="Tre"/>
        <w:jc w:val="both"/>
      </w:pPr>
      <w:r>
        <w:rPr>
          <w:rStyle w:val="Brak"/>
          <w:b/>
          <w:bCs/>
        </w:rPr>
        <w:t>Blackie and Howland</w:t>
      </w:r>
      <w:r>
        <w:rPr>
          <w:rStyle w:val="Hyperlink2"/>
        </w:rPr>
        <w:t xml:space="preserve"> (Blackie and Howland, 1999), based on a big project of modeling the </w:t>
      </w:r>
      <w:proofErr w:type="spellStart"/>
      <w:r>
        <w:rPr>
          <w:rStyle w:val="Hyperlink2"/>
        </w:rPr>
        <w:t>emmetropization</w:t>
      </w:r>
      <w:proofErr w:type="spellEnd"/>
      <w:r>
        <w:rPr>
          <w:rStyle w:val="Hyperlink2"/>
        </w:rPr>
        <w:t xml:space="preserve"> experiment, designed a formula expressed by:</w:t>
      </w:r>
    </w:p>
    <w:p w14:paraId="7FE61905" w14:textId="395ACE5A" w:rsidR="0037260A" w:rsidRDefault="0037260A" w:rsidP="00056FC5">
      <w:pPr>
        <w:rPr>
          <w:lang w:val="en-US"/>
        </w:rPr>
      </w:pP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850"/>
      </w:tblGrid>
      <w:tr w:rsidR="00672069" w14:paraId="5959C8DB" w14:textId="77777777" w:rsidTr="00A445A1">
        <w:tc>
          <w:tcPr>
            <w:tcW w:w="421" w:type="dxa"/>
            <w:vAlign w:val="center"/>
          </w:tcPr>
          <w:p w14:paraId="799DE7BD" w14:textId="77777777" w:rsidR="00672069" w:rsidRDefault="00672069" w:rsidP="004319BD">
            <w:pPr>
              <w:pStyle w:val="tt"/>
              <w:ind w:firstLine="0"/>
              <w:jc w:val="center"/>
              <w:rPr>
                <w:lang w:val="en-US"/>
              </w:rPr>
            </w:pPr>
          </w:p>
        </w:tc>
        <w:tc>
          <w:tcPr>
            <w:tcW w:w="7938" w:type="dxa"/>
            <w:vAlign w:val="center"/>
          </w:tcPr>
          <w:p w14:paraId="39D03AB7" w14:textId="3C7EAB5A" w:rsidR="00672069" w:rsidRDefault="00625015" w:rsidP="004319BD">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BH</m:t>
                    </m:r>
                  </m:sub>
                </m:sSub>
                <m:r>
                  <w:rPr>
                    <w:rFonts w:ascii="Cambria Math" w:hAnsi="Cambria Math"/>
                    <w:lang w:val="en-US"/>
                  </w:rPr>
                  <m:t>(L)=5.697-0.658</m:t>
                </m:r>
                <m:r>
                  <m:rPr>
                    <m:sty m:val="p"/>
                  </m:rPr>
                  <w:rPr>
                    <w:rFonts w:ascii="Cambria Math" w:hAnsi="Cambria Math"/>
                    <w:lang w:val="en-US"/>
                  </w:rPr>
                  <m:t>log</m:t>
                </m:r>
                <m:r>
                  <w:rPr>
                    <w:rFonts w:ascii="Cambria Math" w:hAnsi="Cambria Math"/>
                    <w:lang w:val="en-US"/>
                  </w:rPr>
                  <m:t>⁡L-0.07(</m:t>
                </m:r>
                <m:r>
                  <m:rPr>
                    <m:sty m:val="p"/>
                  </m:rPr>
                  <w:rPr>
                    <w:rFonts w:ascii="Cambria Math" w:hAnsi="Cambria Math"/>
                    <w:lang w:val="en-US"/>
                  </w:rPr>
                  <m:t>log</m:t>
                </m:r>
                <m:r>
                  <w:rPr>
                    <w:rFonts w:ascii="Cambria Math" w:hAnsi="Cambria Math"/>
                    <w:lang w:val="en-US"/>
                  </w:rPr>
                  <m:t>⁡L</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oMath>
            </m:oMathPara>
          </w:p>
        </w:tc>
        <w:tc>
          <w:tcPr>
            <w:tcW w:w="850" w:type="dxa"/>
            <w:vAlign w:val="center"/>
          </w:tcPr>
          <w:p w14:paraId="04695E78" w14:textId="50370FE1" w:rsidR="00672069" w:rsidRDefault="00672069"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7</w:t>
            </w:r>
            <w:r>
              <w:rPr>
                <w:lang w:val="en-US"/>
              </w:rPr>
              <w:fldChar w:fldCharType="end"/>
            </w:r>
            <w:r>
              <w:rPr>
                <w:lang w:val="en-US"/>
              </w:rPr>
              <w:t>)</w:t>
            </w:r>
          </w:p>
        </w:tc>
      </w:tr>
    </w:tbl>
    <w:p w14:paraId="6BAB1E25" w14:textId="77777777" w:rsidR="0037260A" w:rsidRDefault="0037260A" w:rsidP="00056FC5">
      <w:pPr>
        <w:rPr>
          <w:lang w:val="en-US"/>
        </w:rPr>
      </w:pPr>
    </w:p>
    <w:p w14:paraId="05CD0B28" w14:textId="77777777" w:rsidR="00672069" w:rsidRDefault="00672069" w:rsidP="00672069">
      <w:pPr>
        <w:keepNext/>
        <w:jc w:val="center"/>
      </w:pPr>
      <w:r>
        <w:rPr>
          <w:noProof/>
        </w:rPr>
        <w:lastRenderedPageBreak/>
        <w:drawing>
          <wp:inline distT="0" distB="0" distL="0" distR="0" wp14:anchorId="5F09D3FF" wp14:editId="5F824A3A">
            <wp:extent cx="2721225" cy="162115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740381" cy="1632567"/>
                    </a:xfrm>
                    <a:prstGeom prst="rect">
                      <a:avLst/>
                    </a:prstGeom>
                    <a:noFill/>
                    <a:ln>
                      <a:noFill/>
                    </a:ln>
                  </pic:spPr>
                </pic:pic>
              </a:graphicData>
            </a:graphic>
          </wp:inline>
        </w:drawing>
      </w:r>
    </w:p>
    <w:p w14:paraId="0F864022" w14:textId="71B11A42" w:rsidR="00056FC5" w:rsidRPr="00672069" w:rsidRDefault="00672069" w:rsidP="00672069">
      <w:pPr>
        <w:pStyle w:val="Caption"/>
        <w:rPr>
          <w:lang w:val="en-US"/>
        </w:rPr>
      </w:pPr>
      <w:r w:rsidRPr="00672069">
        <w:rPr>
          <w:lang w:val="en-US"/>
        </w:rPr>
        <w:t xml:space="preserve">Figure </w:t>
      </w:r>
      <w:r>
        <w:fldChar w:fldCharType="begin"/>
      </w:r>
      <w:r w:rsidRPr="00672069">
        <w:rPr>
          <w:lang w:val="en-US"/>
        </w:rPr>
        <w:instrText xml:space="preserve"> SEQ Figure \* ARABIC </w:instrText>
      </w:r>
      <w:r>
        <w:fldChar w:fldCharType="separate"/>
      </w:r>
      <w:r w:rsidR="001B3592">
        <w:rPr>
          <w:noProof/>
          <w:lang w:val="en-US"/>
        </w:rPr>
        <w:t>9</w:t>
      </w:r>
      <w:r>
        <w:fldChar w:fldCharType="end"/>
      </w:r>
      <w:r w:rsidRPr="00672069">
        <w:rPr>
          <w:lang w:val="en-US"/>
        </w:rPr>
        <w:t xml:space="preserve">. Pupil size for </w:t>
      </w:r>
      <w:r w:rsidR="00192CC6">
        <w:rPr>
          <w:lang w:val="en-US"/>
        </w:rPr>
        <w:t>E</w:t>
      </w:r>
      <w:r w:rsidRPr="00672069">
        <w:rPr>
          <w:lang w:val="en-US"/>
        </w:rPr>
        <w:t>quation</w:t>
      </w:r>
      <w:r w:rsidR="00192CC6">
        <w:rPr>
          <w:lang w:val="en-US"/>
        </w:rPr>
        <w:t xml:space="preserve"> 7</w:t>
      </w:r>
      <w:r w:rsidRPr="00672069">
        <w:rPr>
          <w:lang w:val="en-US"/>
        </w:rPr>
        <w:t xml:space="preserve"> of </w:t>
      </w:r>
      <w:r w:rsidRPr="00672069">
        <w:rPr>
          <w:b/>
          <w:lang w:val="en-US"/>
        </w:rPr>
        <w:t>Blackie and Howland</w:t>
      </w:r>
      <w:r w:rsidR="00192CC6">
        <w:rPr>
          <w:b/>
          <w:lang w:val="en-US"/>
        </w:rPr>
        <w:t>.</w:t>
      </w:r>
    </w:p>
    <w:p w14:paraId="1DFB8E8E" w14:textId="62F6C26B" w:rsidR="00806437" w:rsidRDefault="007B78C9" w:rsidP="007B78C9">
      <w:pPr>
        <w:pStyle w:val="Tre"/>
        <w:jc w:val="both"/>
      </w:pPr>
      <w:r>
        <w:rPr>
          <w:rStyle w:val="Brak"/>
          <w:b/>
          <w:bCs/>
        </w:rPr>
        <w:t>(Winn</w:t>
      </w:r>
      <w:r>
        <w:rPr>
          <w:rStyle w:val="Hyperlink2"/>
        </w:rPr>
        <w:t xml:space="preserve"> et al. 1994) carried out an experiment for 91 subjects aged from 17 to 83, including students, staff and clinical population of Aston University. Subjects maintained steady fixation at the center of an evenly illuminated circular field with a 10° </w:t>
      </w:r>
      <w:proofErr w:type="gramStart"/>
      <w:r>
        <w:rPr>
          <w:rStyle w:val="Hyperlink2"/>
        </w:rPr>
        <w:t>diameter,.</w:t>
      </w:r>
      <w:proofErr w:type="gramEnd"/>
      <w:r>
        <w:rPr>
          <w:rStyle w:val="Hyperlink2"/>
        </w:rPr>
        <w:t xml:space="preserve"> Pupil diameter was measured at five luminance levels (9, 44, 220, 1100, and 4400 </w:t>
      </w:r>
      <m:oMath>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rPr>
              <m:t>-2</m:t>
            </m:r>
          </m:sup>
        </m:sSup>
      </m:oMath>
      <w:r>
        <w:rPr>
          <w:rStyle w:val="Hyperlink2"/>
        </w:rPr>
        <w:t xml:space="preserve"> ). The mean pupil size of 91 subjects was plotted as a function of age for five different levels of luminance. Thanks to this data, the slope and intercept were estimated. These values are given in </w:t>
      </w:r>
      <w:hyperlink w:anchor="Ref518496786" w:history="1">
        <w:r>
          <w:rPr>
            <w:rStyle w:val="Hyperlink3"/>
            <w:rFonts w:eastAsia="Arial Unicode MS"/>
          </w:rPr>
          <w:t xml:space="preserve">Table </w:t>
        </w:r>
        <w:r>
          <w:rPr>
            <w:rStyle w:val="Brak"/>
            <w:b/>
            <w:bCs/>
            <w:i/>
            <w:iCs/>
          </w:rPr>
          <w:t>1</w:t>
        </w:r>
      </w:hyperlink>
      <w:r>
        <w:rPr>
          <w:rStyle w:val="Hyperlink3"/>
          <w:rFonts w:eastAsia="Arial Unicode MS"/>
        </w:rPr>
        <w:t>.</w:t>
      </w:r>
    </w:p>
    <w:p w14:paraId="36F6397E" w14:textId="1F086B25" w:rsidR="00806437" w:rsidRDefault="00806437" w:rsidP="00806437">
      <w:pPr>
        <w:rPr>
          <w:lang w:val="en-US"/>
        </w:rPr>
      </w:pPr>
    </w:p>
    <w:p w14:paraId="4949B819" w14:textId="05775960" w:rsidR="002A63D1" w:rsidRPr="002A63D1" w:rsidRDefault="002A63D1" w:rsidP="002A63D1">
      <w:pPr>
        <w:pStyle w:val="Caption"/>
        <w:keepNext/>
        <w:rPr>
          <w:lang w:val="en-US"/>
        </w:rPr>
      </w:pPr>
      <w:bookmarkStart w:id="96" w:name="_Ref518496786"/>
      <w:r w:rsidRPr="002A63D1">
        <w:rPr>
          <w:lang w:val="en-US"/>
        </w:rPr>
        <w:t xml:space="preserve">Table </w:t>
      </w:r>
      <w:r>
        <w:fldChar w:fldCharType="begin"/>
      </w:r>
      <w:r w:rsidRPr="002A63D1">
        <w:rPr>
          <w:lang w:val="en-US"/>
        </w:rPr>
        <w:instrText xml:space="preserve"> SEQ Table \* ARABIC </w:instrText>
      </w:r>
      <w:r>
        <w:fldChar w:fldCharType="separate"/>
      </w:r>
      <w:r w:rsidR="002317DF">
        <w:rPr>
          <w:noProof/>
          <w:lang w:val="en-US"/>
        </w:rPr>
        <w:t>1</w:t>
      </w:r>
      <w:r>
        <w:fldChar w:fldCharType="end"/>
      </w:r>
      <w:bookmarkEnd w:id="96"/>
      <w:r w:rsidRPr="002A63D1">
        <w:rPr>
          <w:lang w:val="en-US"/>
        </w:rPr>
        <w:t xml:space="preserve">. Estimated slopes and intercept for </w:t>
      </w:r>
      <w:r w:rsidRPr="002A63D1">
        <w:rPr>
          <w:b/>
          <w:lang w:val="en-US"/>
        </w:rPr>
        <w:t>Winn etc.</w:t>
      </w:r>
    </w:p>
    <w:tbl>
      <w:tblPr>
        <w:tblStyle w:val="TableGrid"/>
        <w:tblW w:w="0" w:type="auto"/>
        <w:jc w:val="center"/>
        <w:tblLook w:val="04A0" w:firstRow="1" w:lastRow="0" w:firstColumn="1" w:lastColumn="0" w:noHBand="0" w:noVBand="1"/>
      </w:tblPr>
      <w:tblGrid>
        <w:gridCol w:w="1244"/>
        <w:gridCol w:w="1245"/>
        <w:gridCol w:w="1245"/>
        <w:gridCol w:w="1245"/>
      </w:tblGrid>
      <w:tr w:rsidR="002A63D1" w14:paraId="54484D02" w14:textId="77777777" w:rsidTr="00192CC6">
        <w:trPr>
          <w:jc w:val="center"/>
        </w:trPr>
        <w:tc>
          <w:tcPr>
            <w:tcW w:w="1244" w:type="dxa"/>
          </w:tcPr>
          <w:p w14:paraId="51987505" w14:textId="00A0CC08" w:rsidR="002A63D1" w:rsidRDefault="002A63D1" w:rsidP="002A63D1">
            <w:pPr>
              <w:jc w:val="center"/>
              <w:rPr>
                <w:lang w:val="en-US"/>
              </w:rPr>
            </w:pPr>
            <w:bookmarkStart w:id="97" w:name="_Hlk518808566"/>
            <m:oMathPara>
              <m:oMath>
                <m:r>
                  <w:rPr>
                    <w:rFonts w:ascii="Cambria Math" w:hAnsi="Cambria Math"/>
                  </w:rPr>
                  <m:t>cd</m:t>
                </m:r>
                <m:r>
                  <w:rPr>
                    <w:rFonts w:ascii="Cambria Math" w:hAnsi="Cambria Math"/>
                    <w:lang w:val="en-US"/>
                  </w:rPr>
                  <m:t xml:space="preserve"> </m:t>
                </m:r>
                <m:sSup>
                  <m:sSupPr>
                    <m:ctrlPr>
                      <w:rPr>
                        <w:rFonts w:ascii="Cambria Math" w:hAnsi="Cambria Math"/>
                        <w:i/>
                        <w:lang w:val="en-GB"/>
                      </w:rPr>
                    </m:ctrlPr>
                  </m:sSupPr>
                  <m:e>
                    <m:r>
                      <w:rPr>
                        <w:rFonts w:ascii="Cambria Math" w:hAnsi="Cambria Math"/>
                      </w:rPr>
                      <m:t>m</m:t>
                    </m:r>
                  </m:e>
                  <m:sup>
                    <m:r>
                      <w:rPr>
                        <w:rFonts w:ascii="Cambria Math" w:hAnsi="Cambria Math"/>
                        <w:lang w:val="en-US"/>
                      </w:rPr>
                      <m:t>-2</m:t>
                    </m:r>
                  </m:sup>
                </m:sSup>
              </m:oMath>
            </m:oMathPara>
          </w:p>
        </w:tc>
        <w:tc>
          <w:tcPr>
            <w:tcW w:w="1245" w:type="dxa"/>
          </w:tcPr>
          <w:p w14:paraId="60CE1350" w14:textId="7134D96E" w:rsidR="002A63D1" w:rsidRDefault="002A63D1" w:rsidP="002A63D1">
            <w:pPr>
              <w:jc w:val="center"/>
              <w:rPr>
                <w:lang w:val="en-US"/>
              </w:rPr>
            </w:pPr>
            <w:r>
              <w:rPr>
                <w:lang w:val="en-US"/>
              </w:rPr>
              <w:t>Slope</w:t>
            </w:r>
          </w:p>
        </w:tc>
        <w:tc>
          <w:tcPr>
            <w:tcW w:w="1245" w:type="dxa"/>
          </w:tcPr>
          <w:p w14:paraId="5CC7BD60" w14:textId="05741AC6" w:rsidR="002A63D1" w:rsidRDefault="002A63D1" w:rsidP="002A63D1">
            <w:pPr>
              <w:jc w:val="center"/>
              <w:rPr>
                <w:lang w:val="en-US"/>
              </w:rPr>
            </w:pPr>
            <w:r>
              <w:rPr>
                <w:lang w:val="en-US"/>
              </w:rPr>
              <w:t>Intercept</w:t>
            </w:r>
          </w:p>
        </w:tc>
        <w:tc>
          <w:tcPr>
            <w:tcW w:w="1245" w:type="dxa"/>
          </w:tcPr>
          <w:p w14:paraId="75B8F97E" w14:textId="51242DFB" w:rsidR="002A63D1" w:rsidRDefault="00625015" w:rsidP="002A63D1">
            <w:pPr>
              <w:jc w:val="center"/>
              <w:rPr>
                <w:lang w:val="en-US"/>
              </w:rPr>
            </w:pPr>
            <m:oMathPara>
              <m:oMath>
                <m:sSup>
                  <m:sSupPr>
                    <m:ctrlPr>
                      <w:rPr>
                        <w:rFonts w:ascii="Cambria Math" w:hAnsi="Cambria Math"/>
                        <w:i/>
                        <w:lang w:val="en-GB"/>
                      </w:rPr>
                    </m:ctrlPr>
                  </m:sSupPr>
                  <m:e>
                    <m:r>
                      <w:rPr>
                        <w:rFonts w:ascii="Cambria Math" w:hAnsi="Cambria Math"/>
                        <w:lang w:val="en-GB"/>
                      </w:rPr>
                      <m:t>r</m:t>
                    </m:r>
                  </m:e>
                  <m:sup>
                    <m:r>
                      <w:rPr>
                        <w:rFonts w:ascii="Cambria Math" w:hAnsi="Cambria Math"/>
                        <w:lang w:val="en-US"/>
                      </w:rPr>
                      <m:t>2</m:t>
                    </m:r>
                  </m:sup>
                </m:sSup>
              </m:oMath>
            </m:oMathPara>
          </w:p>
        </w:tc>
      </w:tr>
      <w:tr w:rsidR="002A63D1" w14:paraId="68CDD269" w14:textId="77777777" w:rsidTr="00192CC6">
        <w:trPr>
          <w:jc w:val="center"/>
        </w:trPr>
        <w:tc>
          <w:tcPr>
            <w:tcW w:w="1244" w:type="dxa"/>
          </w:tcPr>
          <w:p w14:paraId="74BF37D7" w14:textId="30BF0E7C" w:rsidR="002A63D1" w:rsidRDefault="002A63D1" w:rsidP="002A63D1">
            <w:pPr>
              <w:jc w:val="center"/>
              <w:rPr>
                <w:lang w:val="en-US"/>
              </w:rPr>
            </w:pPr>
            <w:r>
              <w:rPr>
                <w:lang w:val="en-US"/>
              </w:rPr>
              <w:t>9</w:t>
            </w:r>
          </w:p>
        </w:tc>
        <w:tc>
          <w:tcPr>
            <w:tcW w:w="1245" w:type="dxa"/>
          </w:tcPr>
          <w:p w14:paraId="66CE2572" w14:textId="610322A0" w:rsidR="002A63D1" w:rsidRDefault="002A63D1" w:rsidP="002A63D1">
            <w:pPr>
              <w:jc w:val="center"/>
              <w:rPr>
                <w:lang w:val="en-US"/>
              </w:rPr>
            </w:pPr>
            <w:r>
              <w:rPr>
                <w:lang w:val="en-US"/>
              </w:rPr>
              <w:t>-0.043</w:t>
            </w:r>
          </w:p>
        </w:tc>
        <w:tc>
          <w:tcPr>
            <w:tcW w:w="1245" w:type="dxa"/>
          </w:tcPr>
          <w:p w14:paraId="0D7F6773" w14:textId="28E04142" w:rsidR="002A63D1" w:rsidRDefault="002A63D1" w:rsidP="002A63D1">
            <w:pPr>
              <w:jc w:val="center"/>
              <w:rPr>
                <w:lang w:val="en-US"/>
              </w:rPr>
            </w:pPr>
            <w:r>
              <w:rPr>
                <w:lang w:val="en-US"/>
              </w:rPr>
              <w:t>8.046</w:t>
            </w:r>
          </w:p>
        </w:tc>
        <w:tc>
          <w:tcPr>
            <w:tcW w:w="1245" w:type="dxa"/>
          </w:tcPr>
          <w:p w14:paraId="6BB062DE" w14:textId="13BD2DE9" w:rsidR="002A63D1" w:rsidRDefault="002A63D1" w:rsidP="002A63D1">
            <w:pPr>
              <w:jc w:val="center"/>
              <w:rPr>
                <w:lang w:val="en-US"/>
              </w:rPr>
            </w:pPr>
            <w:r>
              <w:rPr>
                <w:lang w:val="en-US"/>
              </w:rPr>
              <w:t>0.557</w:t>
            </w:r>
          </w:p>
        </w:tc>
      </w:tr>
      <w:tr w:rsidR="002A63D1" w14:paraId="7A18D1B9" w14:textId="77777777" w:rsidTr="00192CC6">
        <w:trPr>
          <w:jc w:val="center"/>
        </w:trPr>
        <w:tc>
          <w:tcPr>
            <w:tcW w:w="1244" w:type="dxa"/>
          </w:tcPr>
          <w:p w14:paraId="3B0DF869" w14:textId="61F0108B" w:rsidR="002A63D1" w:rsidRDefault="002A63D1" w:rsidP="002A63D1">
            <w:pPr>
              <w:jc w:val="center"/>
              <w:rPr>
                <w:lang w:val="en-US"/>
              </w:rPr>
            </w:pPr>
            <w:r>
              <w:rPr>
                <w:lang w:val="en-US"/>
              </w:rPr>
              <w:t>44</w:t>
            </w:r>
          </w:p>
        </w:tc>
        <w:tc>
          <w:tcPr>
            <w:tcW w:w="1245" w:type="dxa"/>
          </w:tcPr>
          <w:p w14:paraId="21FFAE10" w14:textId="378DD17F" w:rsidR="002A63D1" w:rsidRDefault="002A63D1" w:rsidP="002A63D1">
            <w:pPr>
              <w:jc w:val="center"/>
              <w:rPr>
                <w:lang w:val="en-US"/>
              </w:rPr>
            </w:pPr>
            <w:r>
              <w:rPr>
                <w:lang w:val="en-US"/>
              </w:rPr>
              <w:t>-0.04</w:t>
            </w:r>
          </w:p>
        </w:tc>
        <w:tc>
          <w:tcPr>
            <w:tcW w:w="1245" w:type="dxa"/>
          </w:tcPr>
          <w:p w14:paraId="68C54E16" w14:textId="38846BC5" w:rsidR="002A63D1" w:rsidRDefault="002A63D1" w:rsidP="002A63D1">
            <w:pPr>
              <w:jc w:val="center"/>
              <w:rPr>
                <w:lang w:val="en-US"/>
              </w:rPr>
            </w:pPr>
            <w:r>
              <w:rPr>
                <w:lang w:val="en-US"/>
              </w:rPr>
              <w:t>7.413</w:t>
            </w:r>
          </w:p>
        </w:tc>
        <w:tc>
          <w:tcPr>
            <w:tcW w:w="1245" w:type="dxa"/>
          </w:tcPr>
          <w:p w14:paraId="74519D9F" w14:textId="1A95A4E2" w:rsidR="002A63D1" w:rsidRDefault="002A63D1" w:rsidP="002A63D1">
            <w:pPr>
              <w:jc w:val="center"/>
              <w:rPr>
                <w:lang w:val="en-US"/>
              </w:rPr>
            </w:pPr>
            <w:r>
              <w:rPr>
                <w:lang w:val="en-US"/>
              </w:rPr>
              <w:t>0.0486</w:t>
            </w:r>
          </w:p>
        </w:tc>
      </w:tr>
      <w:tr w:rsidR="002A63D1" w14:paraId="2D89DD48" w14:textId="77777777" w:rsidTr="00192CC6">
        <w:trPr>
          <w:jc w:val="center"/>
        </w:trPr>
        <w:tc>
          <w:tcPr>
            <w:tcW w:w="1244" w:type="dxa"/>
          </w:tcPr>
          <w:p w14:paraId="253294E1" w14:textId="4309446E" w:rsidR="002A63D1" w:rsidRDefault="002A63D1" w:rsidP="002A63D1">
            <w:pPr>
              <w:jc w:val="center"/>
              <w:rPr>
                <w:lang w:val="en-US"/>
              </w:rPr>
            </w:pPr>
            <w:r>
              <w:rPr>
                <w:lang w:val="en-US"/>
              </w:rPr>
              <w:t>220</w:t>
            </w:r>
          </w:p>
        </w:tc>
        <w:tc>
          <w:tcPr>
            <w:tcW w:w="1245" w:type="dxa"/>
          </w:tcPr>
          <w:p w14:paraId="20863A28" w14:textId="0A79C1D7" w:rsidR="002A63D1" w:rsidRDefault="002A63D1" w:rsidP="002A63D1">
            <w:pPr>
              <w:jc w:val="center"/>
              <w:rPr>
                <w:lang w:val="en-US"/>
              </w:rPr>
            </w:pPr>
            <w:r>
              <w:rPr>
                <w:lang w:val="en-US"/>
              </w:rPr>
              <w:t>-0.032</w:t>
            </w:r>
          </w:p>
        </w:tc>
        <w:tc>
          <w:tcPr>
            <w:tcW w:w="1245" w:type="dxa"/>
          </w:tcPr>
          <w:p w14:paraId="5871CFC5" w14:textId="2AF9AE05" w:rsidR="002A63D1" w:rsidRDefault="002A63D1" w:rsidP="002A63D1">
            <w:pPr>
              <w:jc w:val="center"/>
              <w:rPr>
                <w:lang w:val="en-US"/>
              </w:rPr>
            </w:pPr>
            <w:r>
              <w:rPr>
                <w:lang w:val="en-US"/>
              </w:rPr>
              <w:t>6.275</w:t>
            </w:r>
          </w:p>
        </w:tc>
        <w:tc>
          <w:tcPr>
            <w:tcW w:w="1245" w:type="dxa"/>
          </w:tcPr>
          <w:p w14:paraId="213C9E19" w14:textId="442B41FD" w:rsidR="002A63D1" w:rsidRDefault="002A63D1" w:rsidP="002A63D1">
            <w:pPr>
              <w:jc w:val="center"/>
              <w:rPr>
                <w:lang w:val="en-US"/>
              </w:rPr>
            </w:pPr>
            <w:r>
              <w:rPr>
                <w:lang w:val="en-US"/>
              </w:rPr>
              <w:t>0.377</w:t>
            </w:r>
          </w:p>
        </w:tc>
      </w:tr>
      <w:tr w:rsidR="002A63D1" w14:paraId="125EECA6" w14:textId="77777777" w:rsidTr="00192CC6">
        <w:trPr>
          <w:jc w:val="center"/>
        </w:trPr>
        <w:tc>
          <w:tcPr>
            <w:tcW w:w="1244" w:type="dxa"/>
          </w:tcPr>
          <w:p w14:paraId="1CFACF7A" w14:textId="7008D6BC" w:rsidR="002A63D1" w:rsidRDefault="002A63D1" w:rsidP="002A63D1">
            <w:pPr>
              <w:jc w:val="center"/>
              <w:rPr>
                <w:lang w:val="en-US"/>
              </w:rPr>
            </w:pPr>
            <w:r>
              <w:rPr>
                <w:lang w:val="en-US"/>
              </w:rPr>
              <w:t>1100</w:t>
            </w:r>
          </w:p>
        </w:tc>
        <w:tc>
          <w:tcPr>
            <w:tcW w:w="1245" w:type="dxa"/>
          </w:tcPr>
          <w:p w14:paraId="5CF63743" w14:textId="21E00123" w:rsidR="002A63D1" w:rsidRDefault="002A63D1" w:rsidP="002A63D1">
            <w:pPr>
              <w:jc w:val="center"/>
              <w:rPr>
                <w:lang w:val="en-US"/>
              </w:rPr>
            </w:pPr>
            <w:r>
              <w:rPr>
                <w:lang w:val="en-US"/>
              </w:rPr>
              <w:t>-0.02</w:t>
            </w:r>
          </w:p>
        </w:tc>
        <w:tc>
          <w:tcPr>
            <w:tcW w:w="1245" w:type="dxa"/>
          </w:tcPr>
          <w:p w14:paraId="6CB2EB2A" w14:textId="1E22B1ED" w:rsidR="002A63D1" w:rsidRDefault="002A63D1" w:rsidP="002A63D1">
            <w:pPr>
              <w:jc w:val="center"/>
              <w:rPr>
                <w:lang w:val="en-US"/>
              </w:rPr>
            </w:pPr>
            <w:r>
              <w:rPr>
                <w:lang w:val="en-US"/>
              </w:rPr>
              <w:t>4.854</w:t>
            </w:r>
          </w:p>
        </w:tc>
        <w:tc>
          <w:tcPr>
            <w:tcW w:w="1245" w:type="dxa"/>
          </w:tcPr>
          <w:p w14:paraId="26F4A4B1" w14:textId="5EC1129F" w:rsidR="002A63D1" w:rsidRDefault="002A63D1" w:rsidP="002A63D1">
            <w:pPr>
              <w:jc w:val="center"/>
              <w:rPr>
                <w:lang w:val="en-US"/>
              </w:rPr>
            </w:pPr>
            <w:r>
              <w:rPr>
                <w:lang w:val="en-US"/>
              </w:rPr>
              <w:t>0.0226</w:t>
            </w:r>
          </w:p>
        </w:tc>
      </w:tr>
      <w:tr w:rsidR="002A63D1" w14:paraId="58D261A4" w14:textId="77777777" w:rsidTr="00192CC6">
        <w:trPr>
          <w:jc w:val="center"/>
        </w:trPr>
        <w:tc>
          <w:tcPr>
            <w:tcW w:w="1244" w:type="dxa"/>
          </w:tcPr>
          <w:p w14:paraId="1DF5C652" w14:textId="7F3B6711" w:rsidR="002A63D1" w:rsidRDefault="002A63D1" w:rsidP="002A63D1">
            <w:pPr>
              <w:jc w:val="center"/>
              <w:rPr>
                <w:lang w:val="en-US"/>
              </w:rPr>
            </w:pPr>
            <w:r>
              <w:rPr>
                <w:lang w:val="en-US"/>
              </w:rPr>
              <w:t>4400</w:t>
            </w:r>
          </w:p>
        </w:tc>
        <w:tc>
          <w:tcPr>
            <w:tcW w:w="1245" w:type="dxa"/>
          </w:tcPr>
          <w:p w14:paraId="78C6021D" w14:textId="1D0763FD" w:rsidR="002A63D1" w:rsidRDefault="002A63D1" w:rsidP="002A63D1">
            <w:pPr>
              <w:jc w:val="center"/>
              <w:rPr>
                <w:lang w:val="en-US"/>
              </w:rPr>
            </w:pPr>
            <w:r>
              <w:rPr>
                <w:lang w:val="en-US"/>
              </w:rPr>
              <w:t>-0.015</w:t>
            </w:r>
          </w:p>
        </w:tc>
        <w:tc>
          <w:tcPr>
            <w:tcW w:w="1245" w:type="dxa"/>
          </w:tcPr>
          <w:p w14:paraId="5F4C19EE" w14:textId="2CADCF66" w:rsidR="002A63D1" w:rsidRDefault="002A63D1" w:rsidP="002A63D1">
            <w:pPr>
              <w:jc w:val="center"/>
              <w:rPr>
                <w:lang w:val="en-US"/>
              </w:rPr>
            </w:pPr>
            <w:r>
              <w:rPr>
                <w:lang w:val="en-US"/>
              </w:rPr>
              <w:t>4.07</w:t>
            </w:r>
          </w:p>
        </w:tc>
        <w:tc>
          <w:tcPr>
            <w:tcW w:w="1245" w:type="dxa"/>
          </w:tcPr>
          <w:p w14:paraId="058BA1FF" w14:textId="40579CAA" w:rsidR="002A63D1" w:rsidRDefault="002A63D1" w:rsidP="002A63D1">
            <w:pPr>
              <w:jc w:val="center"/>
              <w:rPr>
                <w:lang w:val="en-US"/>
              </w:rPr>
            </w:pPr>
            <w:r>
              <w:rPr>
                <w:lang w:val="en-US"/>
              </w:rPr>
              <w:t>0.214</w:t>
            </w:r>
          </w:p>
        </w:tc>
      </w:tr>
      <w:bookmarkEnd w:id="97"/>
    </w:tbl>
    <w:p w14:paraId="21033226" w14:textId="77777777" w:rsidR="00806437" w:rsidRDefault="00806437" w:rsidP="00806437">
      <w:pPr>
        <w:rPr>
          <w:lang w:val="en-US"/>
        </w:rPr>
      </w:pPr>
    </w:p>
    <w:p w14:paraId="6C11EE82" w14:textId="133691D9" w:rsidR="00A03D4C" w:rsidRDefault="007B78C9" w:rsidP="007B78C9">
      <w:pPr>
        <w:pStyle w:val="Tre"/>
        <w:jc w:val="both"/>
      </w:pPr>
      <w:r>
        <w:rPr>
          <w:rStyle w:val="Hyperlink2"/>
        </w:rPr>
        <w:t xml:space="preserve">Luminance was restricted to illumination in </w:t>
      </w:r>
      <w:r>
        <w:rPr>
          <w:rStyle w:val="Hyperlink3"/>
          <w:rFonts w:eastAsia="Arial Unicode MS"/>
        </w:rPr>
        <w:t xml:space="preserve">Winn et al.’s </w:t>
      </w:r>
      <w:r>
        <w:rPr>
          <w:rStyle w:val="Hyperlink2"/>
        </w:rPr>
        <w:t xml:space="preserve">experiment. To use values from </w:t>
      </w:r>
      <w:hyperlink w:anchor="Ref5184967862" w:history="1">
        <w:r>
          <w:rPr>
            <w:rStyle w:val="Hyperlink3"/>
            <w:rFonts w:eastAsia="Arial Unicode MS"/>
          </w:rPr>
          <w:t xml:space="preserve">Table </w:t>
        </w:r>
        <w:r>
          <w:rPr>
            <w:rStyle w:val="Brak"/>
            <w:b/>
            <w:bCs/>
            <w:i/>
            <w:iCs/>
          </w:rPr>
          <w:t>1</w:t>
        </w:r>
      </w:hyperlink>
      <w:r>
        <w:rPr>
          <w:rStyle w:val="Hyperlink2"/>
        </w:rPr>
        <w:t xml:space="preserve"> in pupil prediction equation, the slope needs to be presented as a function of log luminance with a cubic polynomial (see </w:t>
      </w:r>
      <w:r>
        <w:rPr>
          <w:rStyle w:val="Hyperlink3"/>
          <w:rFonts w:eastAsia="Arial Unicode MS"/>
        </w:rPr>
        <w:t>Equation 8)</w:t>
      </w:r>
      <w:r>
        <w:rPr>
          <w:rStyle w:val="Hyperlink2"/>
        </w:rPr>
        <w:t xml:space="preserve">. The same pattern was followed in the case of intercept (see </w:t>
      </w:r>
      <w:r>
        <w:rPr>
          <w:rStyle w:val="Hyperlink3"/>
          <w:rFonts w:eastAsia="Arial Unicode MS"/>
        </w:rPr>
        <w:t>Equation 9)</w:t>
      </w:r>
      <w:r w:rsidR="00A03D4C">
        <w:rPr>
          <w:b/>
          <w:i/>
        </w:rPr>
        <w:t>.</w:t>
      </w:r>
    </w:p>
    <w:p w14:paraId="14B8B8D7" w14:textId="2CB140DB" w:rsidR="005F18F6" w:rsidRDefault="005F18F6" w:rsidP="00962CC9">
      <w:pPr>
        <w:jc w:val="both"/>
        <w:rPr>
          <w:lang w:val="en-US"/>
        </w:rPr>
      </w:pPr>
    </w:p>
    <w:p w14:paraId="30683812" w14:textId="293BC7E8" w:rsidR="002A63D1" w:rsidRDefault="002A63D1" w:rsidP="00056FC5">
      <w:pPr>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6"/>
        <w:gridCol w:w="567"/>
        <w:gridCol w:w="4111"/>
        <w:gridCol w:w="567"/>
      </w:tblGrid>
      <w:tr w:rsidR="00A03D4C" w14:paraId="7C37FEEA" w14:textId="0866A161" w:rsidTr="00A445A1">
        <w:trPr>
          <w:trHeight w:val="2804"/>
        </w:trPr>
        <w:tc>
          <w:tcPr>
            <w:tcW w:w="4106" w:type="dxa"/>
            <w:vAlign w:val="center"/>
          </w:tcPr>
          <w:p w14:paraId="189E4529" w14:textId="32663EFB" w:rsidR="00A03D4C" w:rsidRPr="002317DF" w:rsidRDefault="00625015" w:rsidP="00A03D4C">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L</m:t>
                    </m:r>
                  </m:e>
                </m:d>
                <m:r>
                  <w:rPr>
                    <w:rFonts w:ascii="Cambria Math" w:hAnsi="Cambria Math"/>
                    <w:lang w:val="en-US"/>
                  </w:rPr>
                  <m:t>=</m:t>
                </m:r>
                <m:nary>
                  <m:naryPr>
                    <m:chr m:val="∑"/>
                    <m:limLoc m:val="undOvr"/>
                    <m:grow m:val="1"/>
                    <m:ctrlPr>
                      <w:rPr>
                        <w:rFonts w:ascii="Cambria Math" w:hAnsi="Cambria Math"/>
                        <w:lang w:val="en-US"/>
                      </w:rPr>
                    </m:ctrlPr>
                  </m:naryPr>
                  <m:sub>
                    <m:r>
                      <w:rPr>
                        <w:rFonts w:ascii="Cambria Math" w:hAnsi="Cambria Math"/>
                        <w:lang w:val="en-US"/>
                      </w:rPr>
                      <m:t>k=0</m:t>
                    </m:r>
                  </m:sub>
                  <m:sup>
                    <m:r>
                      <w:rPr>
                        <w:rFonts w:ascii="Cambria Math" w:hAnsi="Cambria Math"/>
                        <w:lang w:val="en-US"/>
                      </w:rPr>
                      <m:t>3</m:t>
                    </m:r>
                  </m:sup>
                  <m:e>
                    <m:r>
                      <w:rPr>
                        <w:rFonts w:ascii="Cambria Math" w:hAnsi="Cambria Math"/>
                        <w:lang w:val="en-US"/>
                      </w:rPr>
                      <m:t xml:space="preserve"> </m:t>
                    </m:r>
                  </m:e>
                </m:nary>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k</m:t>
                    </m:r>
                  </m:sub>
                </m:sSub>
                <m:sSup>
                  <m:sSupPr>
                    <m:ctrlPr>
                      <w:rPr>
                        <w:rFonts w:ascii="Cambria Math" w:hAnsi="Cambria Math"/>
                        <w:lang w:val="en-US"/>
                      </w:rPr>
                    </m:ctrlPr>
                  </m:sSupPr>
                  <m:e>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min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4400,</m:t>
                                        </m:r>
                                        <m:func>
                                          <m:funcPr>
                                            <m:ctrlPr>
                                              <w:rPr>
                                                <w:rFonts w:ascii="Cambria Math" w:hAnsi="Cambria Math"/>
                                                <w:lang w:val="en-US"/>
                                              </w:rPr>
                                            </m:ctrlPr>
                                          </m:funcPr>
                                          <m:fName>
                                            <m:r>
                                              <m:rPr>
                                                <m:sty m:val="p"/>
                                              </m:rPr>
                                              <w:rPr>
                                                <w:rFonts w:ascii="Cambria Math" w:hAnsi="Cambria Math"/>
                                                <w:lang w:val="en-US"/>
                                              </w:rPr>
                                              <m:t>max</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9,L</m:t>
                                                </m:r>
                                              </m:e>
                                            </m:d>
                                          </m:e>
                                        </m:func>
                                      </m:e>
                                    </m:d>
                                  </m:e>
                                </m:func>
                              </m:e>
                            </m:d>
                          </m:e>
                        </m:func>
                      </m:e>
                    </m:d>
                  </m:e>
                  <m:sup>
                    <m:r>
                      <w:rPr>
                        <w:rFonts w:ascii="Cambria Math" w:hAnsi="Cambria Math"/>
                        <w:lang w:val="en-US"/>
                      </w:rPr>
                      <m:t>k</m:t>
                    </m:r>
                  </m:sup>
                </m:sSup>
              </m:oMath>
            </m:oMathPara>
          </w:p>
          <w:p w14:paraId="178AF708" w14:textId="77777777" w:rsidR="00A03D4C" w:rsidRPr="002317DF" w:rsidRDefault="00A03D4C" w:rsidP="00A03D4C">
            <w:pPr>
              <w:pStyle w:val="tt"/>
              <w:ind w:firstLine="0"/>
              <w:jc w:val="center"/>
              <w:rPr>
                <w:lang w:val="en-US"/>
              </w:rPr>
            </w:pPr>
          </w:p>
          <w:p w14:paraId="0395F4F5" w14:textId="0ACFF3A4" w:rsidR="00A03D4C" w:rsidRPr="002317DF" w:rsidRDefault="00625015"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=-0.024501</m:t>
                </m:r>
              </m:oMath>
            </m:oMathPara>
          </w:p>
          <w:p w14:paraId="66C28177" w14:textId="77777777" w:rsidR="00A03D4C" w:rsidRPr="002317DF" w:rsidRDefault="00A03D4C" w:rsidP="00A03D4C">
            <w:pPr>
              <w:pStyle w:val="tt"/>
              <w:ind w:firstLine="0"/>
              <w:jc w:val="center"/>
              <w:rPr>
                <w:lang w:val="en-US"/>
              </w:rPr>
            </w:pPr>
          </w:p>
          <w:p w14:paraId="0BC1B805" w14:textId="4EED967C" w:rsidR="00A03D4C" w:rsidRPr="002317DF" w:rsidRDefault="00625015"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=-0.0368073</m:t>
                </m:r>
              </m:oMath>
            </m:oMathPara>
          </w:p>
          <w:p w14:paraId="0BB2EE3D" w14:textId="77777777" w:rsidR="00A03D4C" w:rsidRPr="002317DF" w:rsidRDefault="00A03D4C" w:rsidP="00A03D4C">
            <w:pPr>
              <w:pStyle w:val="tt"/>
              <w:ind w:firstLine="0"/>
              <w:jc w:val="center"/>
              <w:rPr>
                <w:lang w:val="en-US"/>
              </w:rPr>
            </w:pPr>
          </w:p>
          <w:p w14:paraId="7D4CBF8B" w14:textId="4933AB33" w:rsidR="00A03D4C" w:rsidRPr="002317DF" w:rsidRDefault="00625015"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 0.210892</m:t>
                </m:r>
              </m:oMath>
            </m:oMathPara>
          </w:p>
          <w:p w14:paraId="0B849424" w14:textId="77777777" w:rsidR="00A03D4C" w:rsidRPr="002317DF" w:rsidRDefault="00A03D4C" w:rsidP="00A03D4C">
            <w:pPr>
              <w:pStyle w:val="tt"/>
              <w:ind w:firstLine="0"/>
              <w:jc w:val="center"/>
              <w:rPr>
                <w:lang w:val="en-US"/>
              </w:rPr>
            </w:pPr>
          </w:p>
          <w:p w14:paraId="2B6B9836" w14:textId="51A3359E" w:rsidR="00A03D4C" w:rsidRPr="002317DF" w:rsidRDefault="00625015"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3</m:t>
                    </m:r>
                  </m:sub>
                </m:sSub>
                <m:r>
                  <w:rPr>
                    <w:rFonts w:ascii="Cambria Math" w:hAnsi="Cambria Math"/>
                    <w:lang w:val="en-US"/>
                  </w:rPr>
                  <m:t>=0.00281557</m:t>
                </m:r>
              </m:oMath>
            </m:oMathPara>
          </w:p>
        </w:tc>
        <w:tc>
          <w:tcPr>
            <w:tcW w:w="567" w:type="dxa"/>
            <w:vAlign w:val="center"/>
          </w:tcPr>
          <w:p w14:paraId="59BB299B" w14:textId="4880D222" w:rsidR="00A03D4C" w:rsidRDefault="00A03D4C" w:rsidP="00A03D4C">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8</w:t>
            </w:r>
            <w:r>
              <w:rPr>
                <w:lang w:val="en-US"/>
              </w:rPr>
              <w:fldChar w:fldCharType="end"/>
            </w:r>
            <w:r>
              <w:rPr>
                <w:lang w:val="en-US"/>
              </w:rPr>
              <w:t>)</w:t>
            </w:r>
          </w:p>
        </w:tc>
        <w:tc>
          <w:tcPr>
            <w:tcW w:w="4111" w:type="dxa"/>
            <w:vAlign w:val="center"/>
          </w:tcPr>
          <w:p w14:paraId="374A8E9C" w14:textId="77777777" w:rsidR="00A03D4C" w:rsidRPr="002317DF" w:rsidRDefault="00625015" w:rsidP="00A03D4C">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L</m:t>
                    </m:r>
                  </m:e>
                </m:d>
                <m:r>
                  <w:rPr>
                    <w:rFonts w:ascii="Cambria Math" w:hAnsi="Cambria Math"/>
                    <w:lang w:val="en-US"/>
                  </w:rPr>
                  <m:t>=</m:t>
                </m:r>
                <m:nary>
                  <m:naryPr>
                    <m:chr m:val="∑"/>
                    <m:limLoc m:val="undOvr"/>
                    <m:grow m:val="1"/>
                    <m:ctrlPr>
                      <w:rPr>
                        <w:rFonts w:ascii="Cambria Math" w:hAnsi="Cambria Math"/>
                        <w:lang w:val="en-US"/>
                      </w:rPr>
                    </m:ctrlPr>
                  </m:naryPr>
                  <m:sub>
                    <m:r>
                      <w:rPr>
                        <w:rFonts w:ascii="Cambria Math" w:hAnsi="Cambria Math"/>
                        <w:lang w:val="en-US"/>
                      </w:rPr>
                      <m:t>k=0</m:t>
                    </m:r>
                  </m:sub>
                  <m:sup>
                    <m:r>
                      <w:rPr>
                        <w:rFonts w:ascii="Cambria Math" w:hAnsi="Cambria Math"/>
                        <w:lang w:val="en-US"/>
                      </w:rPr>
                      <m:t>3</m:t>
                    </m:r>
                  </m:sup>
                  <m:e>
                    <m:r>
                      <w:rPr>
                        <w:rFonts w:ascii="Cambria Math" w:hAnsi="Cambria Math"/>
                        <w:lang w:val="en-US"/>
                      </w:rPr>
                      <m:t xml:space="preserve"> </m:t>
                    </m:r>
                  </m:e>
                </m:nary>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k</m:t>
                    </m:r>
                  </m:sub>
                </m:sSub>
                <m:sSup>
                  <m:sSupPr>
                    <m:ctrlPr>
                      <w:rPr>
                        <w:rFonts w:ascii="Cambria Math" w:hAnsi="Cambria Math"/>
                        <w:lang w:val="en-US"/>
                      </w:rPr>
                    </m:ctrlPr>
                  </m:sSupPr>
                  <m:e>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min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4400,</m:t>
                                        </m:r>
                                        <m:func>
                                          <m:funcPr>
                                            <m:ctrlPr>
                                              <w:rPr>
                                                <w:rFonts w:ascii="Cambria Math" w:hAnsi="Cambria Math"/>
                                                <w:lang w:val="en-US"/>
                                              </w:rPr>
                                            </m:ctrlPr>
                                          </m:funcPr>
                                          <m:fName>
                                            <m:r>
                                              <m:rPr>
                                                <m:sty m:val="p"/>
                                              </m:rPr>
                                              <w:rPr>
                                                <w:rFonts w:ascii="Cambria Math" w:hAnsi="Cambria Math"/>
                                                <w:lang w:val="en-US"/>
                                              </w:rPr>
                                              <m:t>max</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9,L</m:t>
                                                </m:r>
                                              </m:e>
                                            </m:d>
                                          </m:e>
                                        </m:func>
                                      </m:e>
                                    </m:d>
                                  </m:e>
                                </m:func>
                              </m:e>
                            </m:d>
                          </m:e>
                        </m:func>
                      </m:e>
                    </m:d>
                  </m:e>
                  <m:sup>
                    <m:r>
                      <w:rPr>
                        <w:rFonts w:ascii="Cambria Math" w:hAnsi="Cambria Math"/>
                        <w:lang w:val="en-US"/>
                      </w:rPr>
                      <m:t>k</m:t>
                    </m:r>
                  </m:sup>
                </m:sSup>
              </m:oMath>
            </m:oMathPara>
          </w:p>
          <w:p w14:paraId="3D20BDE8" w14:textId="77777777" w:rsidR="00A03D4C" w:rsidRDefault="00A03D4C" w:rsidP="00A03D4C">
            <w:pPr>
              <w:pStyle w:val="tt"/>
              <w:ind w:firstLine="0"/>
              <w:jc w:val="center"/>
              <w:rPr>
                <w:lang w:val="en-US"/>
              </w:rPr>
            </w:pPr>
          </w:p>
          <w:p w14:paraId="2B0E0011" w14:textId="53255FF2" w:rsidR="00A03D4C" w:rsidRPr="00A03D4C" w:rsidRDefault="00625015"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0</m:t>
                    </m:r>
                  </m:sub>
                </m:sSub>
                <m:r>
                  <w:rPr>
                    <w:rFonts w:ascii="Cambria Math" w:hAnsi="Cambria Math"/>
                    <w:lang w:val="en-US"/>
                  </w:rPr>
                  <m:t>=6.9039</m:t>
                </m:r>
              </m:oMath>
            </m:oMathPara>
          </w:p>
          <w:p w14:paraId="5BDEA399" w14:textId="77777777" w:rsidR="00A03D4C" w:rsidRPr="00A03D4C" w:rsidRDefault="00A03D4C" w:rsidP="00A03D4C">
            <w:pPr>
              <w:pStyle w:val="tt"/>
              <w:ind w:firstLine="0"/>
              <w:jc w:val="center"/>
              <w:rPr>
                <w:lang w:val="en-US"/>
              </w:rPr>
            </w:pPr>
          </w:p>
          <w:p w14:paraId="164CED24" w14:textId="073718E0" w:rsidR="00A03D4C" w:rsidRPr="00A03D4C" w:rsidRDefault="00625015"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2.7765</m:t>
                </m:r>
              </m:oMath>
            </m:oMathPara>
          </w:p>
          <w:p w14:paraId="67C1F941" w14:textId="77777777" w:rsidR="00A03D4C" w:rsidRPr="00A03D4C" w:rsidRDefault="00A03D4C" w:rsidP="00A03D4C">
            <w:pPr>
              <w:pStyle w:val="tt"/>
              <w:ind w:firstLine="0"/>
              <w:jc w:val="center"/>
              <w:rPr>
                <w:lang w:val="en-US"/>
              </w:rPr>
            </w:pPr>
          </w:p>
          <w:p w14:paraId="7F989B92" w14:textId="17840F14" w:rsidR="00A03D4C" w:rsidRPr="00A03D4C" w:rsidRDefault="00625015"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-1.909</m:t>
                </m:r>
              </m:oMath>
            </m:oMathPara>
          </w:p>
          <w:p w14:paraId="40432B49" w14:textId="77777777" w:rsidR="00A03D4C" w:rsidRPr="00A03D4C" w:rsidRDefault="00A03D4C" w:rsidP="00A03D4C">
            <w:pPr>
              <w:pStyle w:val="tt"/>
              <w:ind w:firstLine="0"/>
              <w:jc w:val="center"/>
              <w:rPr>
                <w:lang w:val="en-US"/>
              </w:rPr>
            </w:pPr>
          </w:p>
          <w:p w14:paraId="7CDC2256" w14:textId="07F93CA8" w:rsidR="00A03D4C" w:rsidRPr="00A03D4C" w:rsidRDefault="00625015" w:rsidP="00A03D4C">
            <w:pPr>
              <w:pStyle w:val="tt"/>
              <w:ind w:firstLine="0"/>
              <w:jc w:val="center"/>
            </w:pPr>
            <m:oMathPara>
              <m:oMathParaPr>
                <m:jc m:val="left"/>
              </m:oMathParaP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3</m:t>
                    </m:r>
                  </m:sub>
                </m:sSub>
                <m:r>
                  <w:rPr>
                    <w:rFonts w:ascii="Cambria Math" w:hAnsi="Cambria Math"/>
                    <w:lang w:val="en-US"/>
                  </w:rPr>
                  <m:t>=0.25599</m:t>
                </m:r>
              </m:oMath>
            </m:oMathPara>
          </w:p>
        </w:tc>
        <w:tc>
          <w:tcPr>
            <w:tcW w:w="567" w:type="dxa"/>
            <w:vAlign w:val="center"/>
          </w:tcPr>
          <w:p w14:paraId="241E3E58" w14:textId="5551AD24" w:rsidR="00A03D4C" w:rsidRDefault="00A03D4C" w:rsidP="00A03D4C">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9</w:t>
            </w:r>
            <w:r>
              <w:rPr>
                <w:lang w:val="en-US"/>
              </w:rPr>
              <w:fldChar w:fldCharType="end"/>
            </w:r>
            <w:r>
              <w:rPr>
                <w:lang w:val="en-US"/>
              </w:rPr>
              <w:t>)</w:t>
            </w:r>
          </w:p>
        </w:tc>
      </w:tr>
    </w:tbl>
    <w:p w14:paraId="7570E00D" w14:textId="77777777" w:rsidR="002A63D1" w:rsidRDefault="002A63D1" w:rsidP="00056FC5">
      <w:pPr>
        <w:rPr>
          <w:lang w:val="en-US"/>
        </w:rPr>
      </w:pPr>
    </w:p>
    <w:p w14:paraId="732BA420" w14:textId="5FCED0C1" w:rsidR="00056FC5" w:rsidRDefault="00056FC5" w:rsidP="00056FC5">
      <w:pPr>
        <w:rPr>
          <w:lang w:val="en-US"/>
        </w:rPr>
      </w:pPr>
    </w:p>
    <w:p w14:paraId="1C2B5E92" w14:textId="11768D01" w:rsidR="002317DF" w:rsidRDefault="007B78C9" w:rsidP="007B78C9">
      <w:pPr>
        <w:pStyle w:val="Tre"/>
      </w:pPr>
      <w:r>
        <w:rPr>
          <w:rStyle w:val="Hyperlink2"/>
        </w:rPr>
        <w:t xml:space="preserve">Then, to estimate the data of </w:t>
      </w:r>
      <w:r>
        <w:rPr>
          <w:rStyle w:val="Hyperlink3"/>
          <w:rFonts w:eastAsia="Arial Unicode MS"/>
        </w:rPr>
        <w:t>Winn et al..</w:t>
      </w:r>
      <w:r>
        <w:rPr>
          <w:rStyle w:val="Hyperlink2"/>
        </w:rPr>
        <w:t>, both functions were combined:</w:t>
      </w:r>
    </w:p>
    <w:p w14:paraId="3A394902" w14:textId="42B29E4E" w:rsidR="002317DF" w:rsidRDefault="002317DF" w:rsidP="00056FC5">
      <w:pPr>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363"/>
        <w:gridCol w:w="567"/>
      </w:tblGrid>
      <w:tr w:rsidR="002317DF" w14:paraId="60C38D91" w14:textId="77777777" w:rsidTr="00A445A1">
        <w:tc>
          <w:tcPr>
            <w:tcW w:w="421" w:type="dxa"/>
            <w:vAlign w:val="center"/>
          </w:tcPr>
          <w:p w14:paraId="2DE0F5B2" w14:textId="77777777" w:rsidR="002317DF" w:rsidRDefault="002317DF" w:rsidP="004319BD">
            <w:pPr>
              <w:pStyle w:val="tt"/>
              <w:ind w:firstLine="0"/>
              <w:jc w:val="center"/>
              <w:rPr>
                <w:lang w:val="en-US"/>
              </w:rPr>
            </w:pPr>
          </w:p>
        </w:tc>
        <w:tc>
          <w:tcPr>
            <w:tcW w:w="8363" w:type="dxa"/>
            <w:vAlign w:val="center"/>
          </w:tcPr>
          <w:p w14:paraId="2A3E8AA7" w14:textId="678F4DE8" w:rsidR="002317DF" w:rsidRDefault="00625015" w:rsidP="004319BD">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W</m:t>
                    </m:r>
                  </m:sub>
                </m:sSub>
                <m:r>
                  <w:rPr>
                    <w:rFonts w:ascii="Cambria Math" w:hAnsi="Cambria Math"/>
                    <w:lang w:val="en-US"/>
                  </w:rPr>
                  <m:t>(L,y)=</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S</m:t>
                    </m:r>
                  </m:sub>
                </m:sSub>
                <m:r>
                  <w:rPr>
                    <w:rFonts w:ascii="Cambria Math" w:hAnsi="Cambria Math"/>
                    <w:lang w:val="en-US"/>
                  </w:rPr>
                  <m:t>(L)y+</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(L)</m:t>
                </m:r>
              </m:oMath>
            </m:oMathPara>
          </w:p>
        </w:tc>
        <w:tc>
          <w:tcPr>
            <w:tcW w:w="567" w:type="dxa"/>
            <w:vAlign w:val="center"/>
          </w:tcPr>
          <w:p w14:paraId="3C59EC1B" w14:textId="7D7B625F" w:rsidR="002317DF" w:rsidRDefault="002317DF"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10</w:t>
            </w:r>
            <w:r>
              <w:rPr>
                <w:lang w:val="en-US"/>
              </w:rPr>
              <w:fldChar w:fldCharType="end"/>
            </w:r>
            <w:r>
              <w:rPr>
                <w:lang w:val="en-US"/>
              </w:rPr>
              <w:t>)</w:t>
            </w:r>
          </w:p>
        </w:tc>
      </w:tr>
    </w:tbl>
    <w:p w14:paraId="2E11E529" w14:textId="2F67A648" w:rsidR="00A03D4C" w:rsidRDefault="00A03D4C" w:rsidP="00056FC5">
      <w:pPr>
        <w:rPr>
          <w:lang w:val="en-US"/>
        </w:rPr>
      </w:pPr>
    </w:p>
    <w:p w14:paraId="0AABAF2D" w14:textId="0B4E1D25" w:rsidR="00A03D4C" w:rsidRDefault="007B78C9" w:rsidP="00A03D4C">
      <w:pPr>
        <w:rPr>
          <w:lang w:val="en-US"/>
        </w:rPr>
      </w:pPr>
      <w:r>
        <w:rPr>
          <w:rStyle w:val="Hyperlink2"/>
        </w:rPr>
        <w:t xml:space="preserve">where </w:t>
      </w:r>
      <m:oMath>
        <m:r>
          <m:rPr>
            <m:sty m:val="bi"/>
          </m:rPr>
          <w:rPr>
            <w:rFonts w:ascii="Cambria Math" w:hAnsi="Cambria Math"/>
          </w:rPr>
          <m:t>y</m:t>
        </m:r>
      </m:oMath>
      <w:r>
        <w:rPr>
          <w:rStyle w:val="Hyperlink2"/>
        </w:rPr>
        <w:t xml:space="preserve"> denotes the age of a participant.</w:t>
      </w:r>
    </w:p>
    <w:p w14:paraId="3662E303" w14:textId="77777777" w:rsidR="00A03D4C" w:rsidRDefault="00A03D4C" w:rsidP="00056FC5">
      <w:pPr>
        <w:rPr>
          <w:lang w:val="en-US"/>
        </w:rPr>
      </w:pPr>
    </w:p>
    <w:p w14:paraId="7AF8E97B" w14:textId="77777777" w:rsidR="00A03D4C" w:rsidRDefault="00A03D4C" w:rsidP="00056FC5">
      <w:pPr>
        <w:rPr>
          <w:lang w:val="en-US"/>
        </w:rPr>
      </w:pPr>
    </w:p>
    <w:p w14:paraId="4800019C" w14:textId="77777777" w:rsidR="00A03D4C" w:rsidRDefault="00A03D4C" w:rsidP="00056FC5">
      <w:pPr>
        <w:rPr>
          <w:lang w:val="en-US"/>
        </w:rPr>
      </w:pPr>
    </w:p>
    <w:p w14:paraId="02CE93C9" w14:textId="77777777" w:rsidR="00A03D4C" w:rsidRDefault="00A03D4C" w:rsidP="00A03D4C">
      <w:pPr>
        <w:pStyle w:val="tt"/>
        <w:keepNext/>
        <w:ind w:firstLine="0"/>
        <w:jc w:val="center"/>
      </w:pPr>
      <w:r w:rsidRPr="009E5CB3">
        <w:rPr>
          <w:noProof/>
          <w:lang w:val="pl-PL"/>
        </w:rPr>
        <w:lastRenderedPageBreak/>
        <w:drawing>
          <wp:inline distT="0" distB="0" distL="0" distR="0" wp14:anchorId="31E32712" wp14:editId="725EA4CB">
            <wp:extent cx="2537373" cy="1849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956" cy="1868405"/>
                    </a:xfrm>
                    <a:prstGeom prst="rect">
                      <a:avLst/>
                    </a:prstGeom>
                  </pic:spPr>
                </pic:pic>
              </a:graphicData>
            </a:graphic>
          </wp:inline>
        </w:drawing>
      </w:r>
    </w:p>
    <w:p w14:paraId="23F695AE" w14:textId="05419F47" w:rsidR="00A03D4C" w:rsidRPr="00A03D4C" w:rsidRDefault="00A03D4C" w:rsidP="00A03D4C">
      <w:pPr>
        <w:pStyle w:val="Caption"/>
        <w:rPr>
          <w:lang w:val="en-US"/>
        </w:rPr>
      </w:pPr>
      <w:r w:rsidRPr="00A03D4C">
        <w:rPr>
          <w:lang w:val="en-US"/>
        </w:rPr>
        <w:t xml:space="preserve">Figure </w:t>
      </w:r>
      <w:r>
        <w:fldChar w:fldCharType="begin"/>
      </w:r>
      <w:r w:rsidRPr="00A03D4C">
        <w:rPr>
          <w:lang w:val="en-US"/>
        </w:rPr>
        <w:instrText xml:space="preserve"> SEQ Figure \* ARABIC </w:instrText>
      </w:r>
      <w:r>
        <w:fldChar w:fldCharType="separate"/>
      </w:r>
      <w:r w:rsidR="001B3592">
        <w:rPr>
          <w:noProof/>
          <w:lang w:val="en-US"/>
        </w:rPr>
        <w:t>10</w:t>
      </w:r>
      <w:r>
        <w:fldChar w:fldCharType="end"/>
      </w:r>
      <w:r w:rsidRPr="00A03D4C">
        <w:rPr>
          <w:lang w:val="en-US"/>
        </w:rPr>
        <w:t xml:space="preserve">. Pupil size for </w:t>
      </w:r>
      <w:r>
        <w:rPr>
          <w:lang w:val="en-US"/>
        </w:rPr>
        <w:t>E</w:t>
      </w:r>
      <w:r w:rsidRPr="00A03D4C">
        <w:rPr>
          <w:lang w:val="en-US"/>
        </w:rPr>
        <w:t>quation</w:t>
      </w:r>
      <w:r>
        <w:rPr>
          <w:lang w:val="en-US"/>
        </w:rPr>
        <w:t xml:space="preserve"> 10</w:t>
      </w:r>
      <w:r w:rsidRPr="00A03D4C">
        <w:rPr>
          <w:lang w:val="en-US"/>
        </w:rPr>
        <w:t xml:space="preserve"> of </w:t>
      </w:r>
      <w:r w:rsidRPr="00A03D4C">
        <w:rPr>
          <w:b/>
          <w:lang w:val="en-US"/>
        </w:rPr>
        <w:t>Winn etc</w:t>
      </w:r>
      <w:r w:rsidRPr="00A03D4C">
        <w:rPr>
          <w:lang w:val="en-US"/>
        </w:rPr>
        <w:t xml:space="preserve">. From </w:t>
      </w:r>
      <w:r w:rsidR="003E2FDE" w:rsidRPr="003E2FDE">
        <w:rPr>
          <w:lang w:val="en-US"/>
        </w:rPr>
        <w:t xml:space="preserve">(Watson and </w:t>
      </w:r>
      <w:proofErr w:type="spellStart"/>
      <w:r w:rsidR="003E2FDE" w:rsidRPr="003E2FDE">
        <w:rPr>
          <w:lang w:val="en-US"/>
        </w:rPr>
        <w:t>Yellott</w:t>
      </w:r>
      <w:proofErr w:type="spellEnd"/>
      <w:r w:rsidR="003E2FDE" w:rsidRPr="003E2FDE">
        <w:rPr>
          <w:lang w:val="en-US"/>
        </w:rPr>
        <w:t>, 2012)</w:t>
      </w:r>
      <w:r>
        <w:rPr>
          <w:lang w:val="en-US"/>
        </w:rPr>
        <w:t>.</w:t>
      </w:r>
    </w:p>
    <w:p w14:paraId="66AB25E3" w14:textId="4ED961E3" w:rsidR="00B715D3" w:rsidRDefault="00B715D3" w:rsidP="00056FC5">
      <w:pPr>
        <w:rPr>
          <w:lang w:val="en-US"/>
        </w:rPr>
      </w:pPr>
    </w:p>
    <w:p w14:paraId="048D14F0" w14:textId="1EFAF99F" w:rsidR="00B715D3" w:rsidRDefault="00B715D3" w:rsidP="00962CC9">
      <w:pPr>
        <w:jc w:val="both"/>
        <w:rPr>
          <w:lang w:val="en-US"/>
        </w:rPr>
      </w:pPr>
      <w:bookmarkStart w:id="98" w:name="_Hlk5022535"/>
      <w:proofErr w:type="spellStart"/>
      <w:r w:rsidRPr="00B715D3">
        <w:rPr>
          <w:b/>
          <w:i/>
          <w:lang w:val="en-US"/>
        </w:rPr>
        <w:t>Wattson</w:t>
      </w:r>
      <w:proofErr w:type="spellEnd"/>
      <w:r w:rsidRPr="00B715D3">
        <w:rPr>
          <w:b/>
          <w:i/>
          <w:lang w:val="en-US"/>
        </w:rPr>
        <w:t xml:space="preserve"> and </w:t>
      </w:r>
      <w:proofErr w:type="spellStart"/>
      <w:r w:rsidRPr="00B715D3">
        <w:rPr>
          <w:b/>
          <w:i/>
          <w:lang w:val="en-US"/>
        </w:rPr>
        <w:t>Yellot</w:t>
      </w:r>
      <w:proofErr w:type="spellEnd"/>
      <w:r>
        <w:rPr>
          <w:lang w:val="en-US"/>
        </w:rPr>
        <w:t xml:space="preserve"> </w:t>
      </w:r>
      <w:bookmarkEnd w:id="98"/>
      <w:r w:rsidR="003E2FDE" w:rsidRPr="003E2FDE">
        <w:rPr>
          <w:lang w:val="en-US"/>
        </w:rPr>
        <w:t xml:space="preserve">(Watson and </w:t>
      </w:r>
      <w:proofErr w:type="spellStart"/>
      <w:r w:rsidR="003E2FDE" w:rsidRPr="003E2FDE">
        <w:rPr>
          <w:lang w:val="en-US"/>
        </w:rPr>
        <w:t>Yellott</w:t>
      </w:r>
      <w:proofErr w:type="spellEnd"/>
      <w:r w:rsidR="003E2FDE" w:rsidRPr="003E2FDE">
        <w:rPr>
          <w:lang w:val="en-US"/>
        </w:rPr>
        <w:t>, 2012)</w:t>
      </w:r>
      <w:r w:rsidR="003E2FDE">
        <w:rPr>
          <w:lang w:val="en-US"/>
        </w:rPr>
        <w:t xml:space="preserve"> </w:t>
      </w:r>
      <w:r>
        <w:rPr>
          <w:lang w:val="en-US"/>
        </w:rPr>
        <w:t>created unified formula, which combine previously described equation and in addition giving into consideration new parameters.</w:t>
      </w:r>
    </w:p>
    <w:p w14:paraId="33456179" w14:textId="07B935BA" w:rsidR="00FF79B3" w:rsidRDefault="00FF79B3" w:rsidP="00962CC9">
      <w:pPr>
        <w:jc w:val="both"/>
        <w:rPr>
          <w:lang w:val="en-US"/>
        </w:rPr>
      </w:pPr>
    </w:p>
    <w:p w14:paraId="44009628" w14:textId="2AFBFC2F" w:rsidR="00776F8A" w:rsidRDefault="00865665" w:rsidP="00962CC9">
      <w:pPr>
        <w:jc w:val="both"/>
        <w:rPr>
          <w:lang w:val="en-US"/>
        </w:rPr>
      </w:pPr>
      <w:r>
        <w:rPr>
          <w:lang w:val="en-US"/>
        </w:rPr>
        <w:t xml:space="preserve">Taken in </w:t>
      </w:r>
      <w:r w:rsidR="00A34845">
        <w:rPr>
          <w:lang w:val="en-US"/>
        </w:rPr>
        <w:t>account</w:t>
      </w:r>
      <w:r>
        <w:rPr>
          <w:lang w:val="en-US"/>
        </w:rPr>
        <w:t xml:space="preserve"> previously conducted experiments</w:t>
      </w:r>
      <w:r w:rsidR="000F1EF1">
        <w:rPr>
          <w:lang w:val="en-US"/>
        </w:rPr>
        <w:t xml:space="preserve"> in which only dilatation of one eye was measured </w:t>
      </w:r>
      <w:r w:rsidR="005B7A6C">
        <w:rPr>
          <w:lang w:val="en-US"/>
        </w:rPr>
        <w:t xml:space="preserve">where </w:t>
      </w:r>
      <w:r w:rsidR="000F1EF1">
        <w:rPr>
          <w:lang w:val="en-US"/>
        </w:rPr>
        <w:t xml:space="preserve">the result </w:t>
      </w:r>
      <w:r w:rsidR="005B7A6C">
        <w:rPr>
          <w:lang w:val="en-US"/>
        </w:rPr>
        <w:t>differs</w:t>
      </w:r>
      <w:r w:rsidR="000F1EF1">
        <w:rPr>
          <w:lang w:val="en-US"/>
        </w:rPr>
        <w:t xml:space="preserve"> from the experiments with </w:t>
      </w:r>
      <w:r w:rsidR="00737340">
        <w:rPr>
          <w:lang w:val="en-US"/>
        </w:rPr>
        <w:t>both,</w:t>
      </w:r>
      <w:r w:rsidR="000F1EF1">
        <w:rPr>
          <w:lang w:val="en-US"/>
        </w:rPr>
        <w:t xml:space="preserve"> given in the same adapting light</w:t>
      </w:r>
      <w:r w:rsidR="00FF79B3">
        <w:rPr>
          <w:lang w:val="en-US"/>
        </w:rPr>
        <w:t xml:space="preserve"> (as in the </w:t>
      </w:r>
      <w:r w:rsidR="00FF79B3">
        <w:rPr>
          <w:lang w:val="en-US"/>
        </w:rPr>
        <w:fldChar w:fldCharType="begin"/>
      </w:r>
      <w:r w:rsidR="00FF79B3">
        <w:rPr>
          <w:lang w:val="en-US"/>
        </w:rPr>
        <w:instrText xml:space="preserve"> REF _Ref518591762 \h </w:instrText>
      </w:r>
      <w:r w:rsidR="00FF79B3">
        <w:rPr>
          <w:lang w:val="en-US"/>
        </w:rPr>
      </w:r>
      <w:r w:rsidR="00FF79B3">
        <w:rPr>
          <w:lang w:val="en-US"/>
        </w:rPr>
        <w:fldChar w:fldCharType="separate"/>
      </w:r>
      <w:r w:rsidR="00FF79B3" w:rsidRPr="00FF79B3">
        <w:rPr>
          <w:lang w:val="en-US"/>
        </w:rPr>
        <w:t xml:space="preserve">Figure </w:t>
      </w:r>
      <w:r w:rsidR="00FF79B3" w:rsidRPr="00FF79B3">
        <w:rPr>
          <w:noProof/>
          <w:lang w:val="en-US"/>
        </w:rPr>
        <w:t>11</w:t>
      </w:r>
      <w:r w:rsidR="00FF79B3">
        <w:rPr>
          <w:lang w:val="en-US"/>
        </w:rPr>
        <w:fldChar w:fldCharType="end"/>
      </w:r>
      <w:r w:rsidR="00FF79B3">
        <w:rPr>
          <w:lang w:val="en-US"/>
        </w:rPr>
        <w:t>)</w:t>
      </w:r>
      <w:r w:rsidR="005B7A6C">
        <w:rPr>
          <w:lang w:val="en-US"/>
        </w:rPr>
        <w:t xml:space="preserve">, the </w:t>
      </w:r>
      <w:r w:rsidR="005B7A6C" w:rsidRPr="005B7A6C">
        <w:rPr>
          <w:b/>
          <w:i/>
          <w:lang w:val="en-US"/>
        </w:rPr>
        <w:t>monocular effect</w:t>
      </w:r>
      <w:r w:rsidR="005B7A6C">
        <w:rPr>
          <w:lang w:val="en-US"/>
        </w:rPr>
        <w:t xml:space="preserve"> was created. Based on comparison of mono and binocular data the conclusion was that the m</w:t>
      </w:r>
      <w:r w:rsidR="00A34845">
        <w:rPr>
          <w:lang w:val="en-US"/>
        </w:rPr>
        <w:t xml:space="preserve">odeling </w:t>
      </w:r>
      <w:r w:rsidR="005B7A6C">
        <w:rPr>
          <w:lang w:val="en-US"/>
        </w:rPr>
        <w:t xml:space="preserve">of </w:t>
      </w:r>
      <w:r w:rsidR="00A34845">
        <w:rPr>
          <w:lang w:val="en-US"/>
        </w:rPr>
        <w:t>the monocular effect can be superimposed by a horizontal shift on a log axis.</w:t>
      </w:r>
      <w:r w:rsidR="005B7A6C">
        <w:rPr>
          <w:lang w:val="en-US"/>
        </w:rPr>
        <w:t xml:space="preserve"> In which the average optimal shift of monocular data to match binocular data amounted 0.1015. With this information the factor of 0.1 can be used to shift data when in experiment only one eye is examined, and 1 when the data is collected on binocular</w:t>
      </w:r>
      <w:r w:rsidR="00F86F75">
        <w:rPr>
          <w:lang w:val="en-US"/>
        </w:rPr>
        <w:t xml:space="preserve"> (Equation 11)</w:t>
      </w:r>
    </w:p>
    <w:p w14:paraId="4A956EF0" w14:textId="77777777" w:rsidR="006C6C54" w:rsidRDefault="006C6C54" w:rsidP="00056FC5">
      <w:pPr>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
        <w:gridCol w:w="3371"/>
        <w:gridCol w:w="4536"/>
        <w:gridCol w:w="1134"/>
      </w:tblGrid>
      <w:tr w:rsidR="00737340" w14:paraId="5C42FC8E" w14:textId="77777777" w:rsidTr="00A445A1">
        <w:tc>
          <w:tcPr>
            <w:tcW w:w="310" w:type="dxa"/>
            <w:vAlign w:val="center"/>
          </w:tcPr>
          <w:p w14:paraId="6FD65519" w14:textId="77777777" w:rsidR="00737340" w:rsidRDefault="00737340" w:rsidP="004319BD">
            <w:pPr>
              <w:pStyle w:val="tt"/>
              <w:ind w:firstLine="0"/>
              <w:jc w:val="center"/>
              <w:rPr>
                <w:lang w:val="en-US"/>
              </w:rPr>
            </w:pPr>
          </w:p>
        </w:tc>
        <w:tc>
          <w:tcPr>
            <w:tcW w:w="3371" w:type="dxa"/>
          </w:tcPr>
          <w:p w14:paraId="07CE75D4" w14:textId="77777777" w:rsidR="00737340" w:rsidRDefault="00737340" w:rsidP="00737340">
            <w:pPr>
              <w:pStyle w:val="tt"/>
              <w:ind w:firstLine="0"/>
              <w:jc w:val="center"/>
              <w:rPr>
                <w:lang w:val="en-US"/>
              </w:rPr>
            </w:pPr>
          </w:p>
        </w:tc>
        <w:tc>
          <w:tcPr>
            <w:tcW w:w="4536" w:type="dxa"/>
            <w:vAlign w:val="center"/>
          </w:tcPr>
          <w:p w14:paraId="159E2B04" w14:textId="77777777" w:rsidR="00737340" w:rsidRPr="00737340" w:rsidRDefault="00737340" w:rsidP="004319BD">
            <w:pPr>
              <w:pStyle w:val="tt"/>
              <w:ind w:firstLine="0"/>
              <w:jc w:val="center"/>
              <w:rPr>
                <w:lang w:val="en-US"/>
              </w:rPr>
            </w:pPr>
            <m:oMathPara>
              <m:oMathParaPr>
                <m:jc m:val="left"/>
              </m:oMathParaPr>
              <m:oMath>
                <m:r>
                  <w:rPr>
                    <w:rFonts w:ascii="Cambria Math" w:hAnsi="Cambria Math"/>
                    <w:lang w:val="en-US"/>
                  </w:rPr>
                  <m:t>M</m:t>
                </m:r>
                <m:d>
                  <m:dPr>
                    <m:ctrlPr>
                      <w:rPr>
                        <w:rFonts w:ascii="Cambria Math" w:hAnsi="Cambria Math"/>
                        <w:i/>
                        <w:lang w:val="en-US"/>
                      </w:rPr>
                    </m:ctrlPr>
                  </m:dPr>
                  <m:e>
                    <m:r>
                      <w:rPr>
                        <w:rFonts w:ascii="Cambria Math" w:hAnsi="Cambria Math"/>
                        <w:lang w:val="en-US"/>
                      </w:rPr>
                      <m:t>1</m:t>
                    </m:r>
                  </m:e>
                </m:d>
                <m:r>
                  <w:rPr>
                    <w:rFonts w:ascii="Cambria Math" w:hAnsi="Cambria Math"/>
                    <w:lang w:val="en-US"/>
                  </w:rPr>
                  <m:t>=0.1</m:t>
                </m:r>
              </m:oMath>
            </m:oMathPara>
          </w:p>
          <w:p w14:paraId="0C8B944D" w14:textId="15205D0B" w:rsidR="00737340" w:rsidRPr="00737340" w:rsidRDefault="00737340" w:rsidP="004319BD">
            <w:pPr>
              <w:pStyle w:val="tt"/>
              <w:ind w:firstLine="0"/>
              <w:jc w:val="center"/>
              <w:rPr>
                <w:lang w:val="en-US"/>
              </w:rPr>
            </w:pPr>
            <m:oMathPara>
              <m:oMathParaPr>
                <m:jc m:val="left"/>
              </m:oMathParaPr>
              <m:oMath>
                <m:r>
                  <w:rPr>
                    <w:rFonts w:ascii="Cambria Math" w:hAnsi="Cambria Math"/>
                    <w:lang w:val="en-US"/>
                  </w:rPr>
                  <m:t>M</m:t>
                </m:r>
                <m:d>
                  <m:dPr>
                    <m:ctrlPr>
                      <w:rPr>
                        <w:rFonts w:ascii="Cambria Math" w:hAnsi="Cambria Math"/>
                        <w:i/>
                        <w:lang w:val="en-US"/>
                      </w:rPr>
                    </m:ctrlPr>
                  </m:dPr>
                  <m:e>
                    <m:r>
                      <w:rPr>
                        <w:rFonts w:ascii="Cambria Math" w:hAnsi="Cambria Math"/>
                        <w:lang w:val="en-US"/>
                      </w:rPr>
                      <m:t>2</m:t>
                    </m:r>
                  </m:e>
                </m:d>
                <m:r>
                  <w:rPr>
                    <w:rFonts w:ascii="Cambria Math" w:hAnsi="Cambria Math"/>
                    <w:lang w:val="en-US"/>
                  </w:rPr>
                  <m:t>=1</m:t>
                </m:r>
              </m:oMath>
            </m:oMathPara>
          </w:p>
        </w:tc>
        <w:tc>
          <w:tcPr>
            <w:tcW w:w="1134" w:type="dxa"/>
            <w:vAlign w:val="center"/>
          </w:tcPr>
          <w:p w14:paraId="61C4F6F5" w14:textId="42A35A41" w:rsidR="00737340" w:rsidRDefault="00737340"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11</w:t>
            </w:r>
            <w:r>
              <w:rPr>
                <w:lang w:val="en-US"/>
              </w:rPr>
              <w:fldChar w:fldCharType="end"/>
            </w:r>
            <w:r>
              <w:rPr>
                <w:lang w:val="en-US"/>
              </w:rPr>
              <w:t>)</w:t>
            </w:r>
          </w:p>
        </w:tc>
      </w:tr>
    </w:tbl>
    <w:p w14:paraId="49923156" w14:textId="77777777" w:rsidR="00A03D4C" w:rsidRDefault="00A03D4C" w:rsidP="00962CC9">
      <w:pPr>
        <w:jc w:val="both"/>
      </w:pPr>
    </w:p>
    <w:p w14:paraId="4529E62E" w14:textId="77777777" w:rsidR="007B78C9" w:rsidRDefault="007B78C9" w:rsidP="007B78C9">
      <w:pPr>
        <w:pStyle w:val="Tre"/>
        <w:jc w:val="both"/>
      </w:pPr>
      <w:r>
        <w:rPr>
          <w:rStyle w:val="Hyperlink2"/>
        </w:rPr>
        <w:t xml:space="preserve">In addition to using the monocular effect, the </w:t>
      </w:r>
      <w:r>
        <w:rPr>
          <w:rStyle w:val="Hyperlink3"/>
          <w:rFonts w:eastAsia="Arial Unicode MS"/>
        </w:rPr>
        <w:t xml:space="preserve">effective corneal flux density </w:t>
      </w:r>
      <w:r>
        <w:rPr>
          <w:rStyle w:val="Hyperlink2"/>
        </w:rPr>
        <w:t>formula was also developed, which extends the previous corneal flux density by:</w:t>
      </w:r>
    </w:p>
    <w:p w14:paraId="6E069608" w14:textId="77777777" w:rsidR="00FF79B3" w:rsidRDefault="00FF79B3" w:rsidP="00962CC9">
      <w:pPr>
        <w:jc w:val="both"/>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796"/>
        <w:gridCol w:w="1134"/>
      </w:tblGrid>
      <w:tr w:rsidR="005B7A6C" w14:paraId="73D145B2" w14:textId="77777777" w:rsidTr="00A445A1">
        <w:tc>
          <w:tcPr>
            <w:tcW w:w="421" w:type="dxa"/>
            <w:vAlign w:val="center"/>
          </w:tcPr>
          <w:p w14:paraId="4F392EC1" w14:textId="77777777" w:rsidR="005B7A6C" w:rsidRDefault="005B7A6C" w:rsidP="004319BD">
            <w:pPr>
              <w:pStyle w:val="tt"/>
              <w:ind w:firstLine="0"/>
              <w:jc w:val="center"/>
              <w:rPr>
                <w:lang w:val="en-US"/>
              </w:rPr>
            </w:pPr>
          </w:p>
        </w:tc>
        <w:tc>
          <w:tcPr>
            <w:tcW w:w="7796" w:type="dxa"/>
            <w:vAlign w:val="center"/>
          </w:tcPr>
          <w:p w14:paraId="5FC39474" w14:textId="26A8A6B3" w:rsidR="005B7A6C" w:rsidRDefault="005B7A6C" w:rsidP="004319BD">
            <w:pPr>
              <w:pStyle w:val="tt"/>
              <w:ind w:firstLine="0"/>
              <w:jc w:val="center"/>
              <w:rPr>
                <w:lang w:val="en-US"/>
              </w:rPr>
            </w:pPr>
            <m:oMathPara>
              <m:oMath>
                <m:r>
                  <w:rPr>
                    <w:rFonts w:ascii="Cambria Math" w:hAnsi="Cambria Math"/>
                    <w:lang w:val="en-US"/>
                  </w:rPr>
                  <m:t>F=LaM(e)</m:t>
                </m:r>
              </m:oMath>
            </m:oMathPara>
          </w:p>
        </w:tc>
        <w:tc>
          <w:tcPr>
            <w:tcW w:w="1134" w:type="dxa"/>
            <w:vAlign w:val="center"/>
          </w:tcPr>
          <w:p w14:paraId="6D230705" w14:textId="61324F2D" w:rsidR="005B7A6C" w:rsidRDefault="005B7A6C"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12</w:t>
            </w:r>
            <w:r>
              <w:rPr>
                <w:lang w:val="en-US"/>
              </w:rPr>
              <w:fldChar w:fldCharType="end"/>
            </w:r>
            <w:r>
              <w:rPr>
                <w:lang w:val="en-US"/>
              </w:rPr>
              <w:t>)</w:t>
            </w:r>
          </w:p>
        </w:tc>
      </w:tr>
    </w:tbl>
    <w:p w14:paraId="4545035D" w14:textId="77777777" w:rsidR="005B7A6C" w:rsidRPr="005B7A6C" w:rsidRDefault="005B7A6C" w:rsidP="00962CC9">
      <w:pPr>
        <w:jc w:val="both"/>
        <w:rPr>
          <w:lang w:val="en-US"/>
        </w:rPr>
      </w:pPr>
    </w:p>
    <w:p w14:paraId="69AAA27D" w14:textId="33A2DBFF" w:rsidR="00FF79B3" w:rsidRDefault="007B78C9" w:rsidP="00962CC9">
      <w:pPr>
        <w:jc w:val="both"/>
        <w:rPr>
          <w:lang w:val="en-US"/>
        </w:rPr>
      </w:pPr>
      <w:r>
        <w:rPr>
          <w:rStyle w:val="Hyperlink2"/>
        </w:rPr>
        <w:t>The result is the product of luminance, adapting area and monocular effect.</w:t>
      </w:r>
    </w:p>
    <w:p w14:paraId="67C784A0" w14:textId="77777777" w:rsidR="00F86F75" w:rsidRDefault="00F86F75" w:rsidP="00F86F75">
      <w:pPr>
        <w:keepNext/>
        <w:jc w:val="center"/>
      </w:pPr>
      <w:r w:rsidRPr="00FF79B3">
        <w:rPr>
          <w:noProof/>
        </w:rPr>
        <w:drawing>
          <wp:inline distT="0" distB="0" distL="0" distR="0" wp14:anchorId="35DEFF4C" wp14:editId="46F4CCF8">
            <wp:extent cx="2090229" cy="1807845"/>
            <wp:effectExtent l="0" t="0" r="571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0229" cy="1807845"/>
                    </a:xfrm>
                    <a:prstGeom prst="rect">
                      <a:avLst/>
                    </a:prstGeom>
                  </pic:spPr>
                </pic:pic>
              </a:graphicData>
            </a:graphic>
          </wp:inline>
        </w:drawing>
      </w:r>
    </w:p>
    <w:p w14:paraId="6C37DB25" w14:textId="48D4D6B5" w:rsidR="00F86F75" w:rsidRPr="003A17FF" w:rsidRDefault="00F86F75" w:rsidP="00F86F75">
      <w:pPr>
        <w:pStyle w:val="Caption"/>
        <w:rPr>
          <w:lang w:val="en-US"/>
        </w:rPr>
      </w:pPr>
      <w:bookmarkStart w:id="99" w:name="_Ref518591762"/>
      <w:r w:rsidRPr="00FF79B3">
        <w:rPr>
          <w:lang w:val="en-US"/>
        </w:rPr>
        <w:t xml:space="preserve">Figure </w:t>
      </w:r>
      <w:r>
        <w:fldChar w:fldCharType="begin"/>
      </w:r>
      <w:r w:rsidRPr="00FF79B3">
        <w:rPr>
          <w:lang w:val="en-US"/>
        </w:rPr>
        <w:instrText xml:space="preserve"> SEQ Figure \* ARABIC </w:instrText>
      </w:r>
      <w:r>
        <w:fldChar w:fldCharType="separate"/>
      </w:r>
      <w:r w:rsidR="001B3592">
        <w:rPr>
          <w:noProof/>
          <w:lang w:val="en-US"/>
        </w:rPr>
        <w:t>11</w:t>
      </w:r>
      <w:r>
        <w:fldChar w:fldCharType="end"/>
      </w:r>
      <w:bookmarkEnd w:id="99"/>
      <w:r w:rsidRPr="00FF79B3">
        <w:rPr>
          <w:lang w:val="en-US"/>
        </w:rPr>
        <w:t xml:space="preserve">.Binocular and monocular data from </w:t>
      </w:r>
      <w:proofErr w:type="spellStart"/>
      <w:r w:rsidRPr="00FF79B3">
        <w:rPr>
          <w:lang w:val="en-US"/>
        </w:rPr>
        <w:t>Doesschate</w:t>
      </w:r>
      <w:proofErr w:type="spellEnd"/>
      <w:r w:rsidRPr="00FF79B3">
        <w:rPr>
          <w:lang w:val="en-US"/>
        </w:rPr>
        <w:t xml:space="preserve"> and </w:t>
      </w:r>
      <w:proofErr w:type="spellStart"/>
      <w:r w:rsidRPr="00FF79B3">
        <w:rPr>
          <w:lang w:val="en-US"/>
        </w:rPr>
        <w:t>Alpem</w:t>
      </w:r>
      <w:proofErr w:type="spellEnd"/>
      <w:r w:rsidR="003A17FF">
        <w:rPr>
          <w:lang w:val="en-US"/>
        </w:rPr>
        <w:t xml:space="preserve"> </w:t>
      </w:r>
      <w:r w:rsidR="003A17FF" w:rsidRPr="003A17FF">
        <w:rPr>
          <w:lang w:val="en-US"/>
        </w:rPr>
        <w:t>(</w:t>
      </w:r>
      <w:proofErr w:type="spellStart"/>
      <w:r w:rsidR="003A17FF" w:rsidRPr="003A17FF">
        <w:rPr>
          <w:lang w:val="en-US"/>
        </w:rPr>
        <w:t>Doesschate</w:t>
      </w:r>
      <w:proofErr w:type="spellEnd"/>
      <w:r w:rsidR="003A17FF" w:rsidRPr="003A17FF">
        <w:rPr>
          <w:lang w:val="en-US"/>
        </w:rPr>
        <w:t xml:space="preserve"> and </w:t>
      </w:r>
      <w:proofErr w:type="spellStart"/>
      <w:r w:rsidR="003A17FF" w:rsidRPr="003A17FF">
        <w:rPr>
          <w:lang w:val="en-US"/>
        </w:rPr>
        <w:t>Alpern</w:t>
      </w:r>
      <w:proofErr w:type="spellEnd"/>
      <w:r w:rsidR="003A17FF" w:rsidRPr="003A17FF">
        <w:rPr>
          <w:lang w:val="en-US"/>
        </w:rPr>
        <w:t>, 1967)</w:t>
      </w:r>
    </w:p>
    <w:p w14:paraId="4D6B03E1" w14:textId="12A12906" w:rsidR="00737340" w:rsidRPr="00FF79B3" w:rsidRDefault="007B78C9" w:rsidP="00962CC9">
      <w:pPr>
        <w:jc w:val="both"/>
        <w:rPr>
          <w:lang w:val="en-US"/>
        </w:rPr>
      </w:pPr>
      <w:r>
        <w:rPr>
          <w:rStyle w:val="Hyperlink2"/>
        </w:rPr>
        <w:t xml:space="preserve">In </w:t>
      </w:r>
      <w:r>
        <w:rPr>
          <w:rStyle w:val="Hyperlink3"/>
          <w:rFonts w:eastAsia="Arial Unicode MS"/>
        </w:rPr>
        <w:t xml:space="preserve">Winn et al., </w:t>
      </w:r>
      <w:r>
        <w:rPr>
          <w:rStyle w:val="Hyperlink2"/>
        </w:rPr>
        <w:t xml:space="preserve">the age of participant was given as a crucial parameter in pupil size approximation, although data was limited to 4400 </w:t>
      </w:r>
      <m:oMath>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lang w:val="en-US"/>
              </w:rPr>
              <m:t>-2</m:t>
            </m:r>
          </m:sup>
        </m:sSup>
      </m:oMath>
      <w:r w:rsidRPr="00841A0D">
        <w:rPr>
          <w:rStyle w:val="Brak"/>
          <w:lang w:val="en-US"/>
        </w:rPr>
        <w:t xml:space="preserve"> and the adapting field size of 10°. Assuming a linear relation between the slope function from </w:t>
      </w:r>
      <w:r w:rsidRPr="00841A0D">
        <w:rPr>
          <w:rStyle w:val="Brak"/>
          <w:b/>
          <w:bCs/>
          <w:i/>
          <w:iCs/>
          <w:lang w:val="en-US"/>
        </w:rPr>
        <w:t>Winn et al.</w:t>
      </w:r>
      <w:r w:rsidRPr="00841A0D">
        <w:rPr>
          <w:rStyle w:val="Brak"/>
          <w:lang w:val="en-US"/>
        </w:rPr>
        <w:t xml:space="preserve"> and the pupil diameter calculated in </w:t>
      </w:r>
      <w:r w:rsidRPr="00841A0D">
        <w:rPr>
          <w:rStyle w:val="Brak"/>
          <w:b/>
          <w:bCs/>
          <w:i/>
          <w:iCs/>
          <w:lang w:val="en-US"/>
        </w:rPr>
        <w:t>Stanley Davies</w:t>
      </w:r>
      <w:r w:rsidRPr="00841A0D">
        <w:rPr>
          <w:rStyle w:val="Brak"/>
          <w:lang w:val="en-US"/>
        </w:rPr>
        <w:t xml:space="preserve"> for the same luminance, the new general slope function could be designed.</w:t>
      </w:r>
    </w:p>
    <w:p w14:paraId="4B8DC3C9" w14:textId="77777777" w:rsidR="00962CC9" w:rsidRDefault="00962CC9" w:rsidP="00962CC9">
      <w:pPr>
        <w:jc w:val="both"/>
        <w:rPr>
          <w:lang w:val="en-GB"/>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34"/>
      </w:tblGrid>
      <w:tr w:rsidR="00962CC9" w14:paraId="7F71CECB" w14:textId="77777777" w:rsidTr="00A445A1">
        <w:tc>
          <w:tcPr>
            <w:tcW w:w="8217" w:type="dxa"/>
            <w:vAlign w:val="center"/>
          </w:tcPr>
          <w:p w14:paraId="036620A7" w14:textId="1DA204AA" w:rsidR="00962CC9" w:rsidRDefault="00962CC9" w:rsidP="004319BD">
            <w:pPr>
              <w:pStyle w:val="tt"/>
              <w:ind w:firstLine="0"/>
              <w:jc w:val="center"/>
              <w:rPr>
                <w:lang w:val="en-US"/>
              </w:rPr>
            </w:pPr>
            <m:oMathPara>
              <m:oMath>
                <m:r>
                  <w:rPr>
                    <w:rFonts w:ascii="Cambria Math" w:hAnsi="Cambria Math"/>
                    <w:lang w:val="en-US"/>
                  </w:rPr>
                  <m:t>S(L,a,e)=0.02132-0.0095623</m:t>
                </m:r>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SD</m:t>
                    </m:r>
                  </m:sub>
                </m:sSub>
                <m:r>
                  <w:rPr>
                    <w:rFonts w:ascii="Cambria Math" w:hAnsi="Cambria Math"/>
                    <w:lang w:val="en-US"/>
                  </w:rPr>
                  <m:t>(LM(e),a))</m:t>
                </m:r>
              </m:oMath>
            </m:oMathPara>
          </w:p>
        </w:tc>
        <w:tc>
          <w:tcPr>
            <w:tcW w:w="1134" w:type="dxa"/>
            <w:vAlign w:val="center"/>
          </w:tcPr>
          <w:p w14:paraId="7FFF47C8" w14:textId="27DAF09C" w:rsidR="00962CC9" w:rsidRDefault="00962CC9"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F86F75">
              <w:rPr>
                <w:noProof/>
                <w:lang w:val="en-US"/>
              </w:rPr>
              <w:t>13</w:t>
            </w:r>
            <w:r>
              <w:rPr>
                <w:lang w:val="en-US"/>
              </w:rPr>
              <w:fldChar w:fldCharType="end"/>
            </w:r>
            <w:r>
              <w:rPr>
                <w:lang w:val="en-US"/>
              </w:rPr>
              <w:t>)</w:t>
            </w:r>
          </w:p>
        </w:tc>
      </w:tr>
    </w:tbl>
    <w:p w14:paraId="1725A505" w14:textId="77777777" w:rsidR="00962CC9" w:rsidRDefault="00962CC9" w:rsidP="00056FC5">
      <w:pPr>
        <w:rPr>
          <w:lang w:val="en-US"/>
        </w:rPr>
      </w:pPr>
    </w:p>
    <w:p w14:paraId="6D3FF6E2" w14:textId="0A27A183" w:rsidR="00737340" w:rsidRDefault="007B78C9" w:rsidP="00056FC5">
      <w:pPr>
        <w:rPr>
          <w:lang w:val="en-US"/>
        </w:rPr>
      </w:pPr>
      <w:r>
        <w:rPr>
          <w:rStyle w:val="Hyperlink2"/>
        </w:rPr>
        <w:t>The rate of change of the pupil diameter with age was estimated based on the function of luminance, area flux density, age, referenced age and eye function.</w:t>
      </w:r>
    </w:p>
    <w:p w14:paraId="5DA70164" w14:textId="6AED51A9" w:rsidR="00474B7F" w:rsidRDefault="00474B7F" w:rsidP="00056FC5">
      <w:pPr>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954"/>
        <w:gridCol w:w="1134"/>
      </w:tblGrid>
      <w:tr w:rsidR="00474B7F" w14:paraId="39608E2B" w14:textId="77777777" w:rsidTr="00A445A1">
        <w:tc>
          <w:tcPr>
            <w:tcW w:w="2263" w:type="dxa"/>
            <w:vAlign w:val="center"/>
          </w:tcPr>
          <w:p w14:paraId="061D5258" w14:textId="77777777" w:rsidR="00474B7F" w:rsidRDefault="00474B7F" w:rsidP="004319BD">
            <w:pPr>
              <w:pStyle w:val="tt"/>
              <w:ind w:firstLine="0"/>
              <w:jc w:val="center"/>
              <w:rPr>
                <w:lang w:val="en-US"/>
              </w:rPr>
            </w:pPr>
          </w:p>
        </w:tc>
        <w:tc>
          <w:tcPr>
            <w:tcW w:w="5954" w:type="dxa"/>
            <w:vAlign w:val="center"/>
          </w:tcPr>
          <w:p w14:paraId="0D5F2B15" w14:textId="77777777" w:rsidR="00474B7F" w:rsidRPr="00FF79B3" w:rsidRDefault="00474B7F" w:rsidP="004319BD">
            <w:pPr>
              <w:pStyle w:val="tt"/>
              <w:ind w:firstLine="0"/>
              <w:jc w:val="center"/>
              <w:rPr>
                <w:lang w:val="en-US"/>
              </w:rPr>
            </w:pPr>
            <m:oMathPara>
              <m:oMathParaPr>
                <m:jc m:val="left"/>
              </m:oMathParaPr>
              <m:oMath>
                <m:r>
                  <w:rPr>
                    <w:rFonts w:ascii="Cambria Math" w:hAnsi="Cambria Math"/>
                    <w:lang w:val="en-US"/>
                  </w:rPr>
                  <m:t>A</m:t>
                </m:r>
                <m:d>
                  <m:dPr>
                    <m:ctrlPr>
                      <w:rPr>
                        <w:rFonts w:ascii="Cambria Math" w:hAnsi="Cambria Math"/>
                        <w:i/>
                        <w:lang w:val="en-US"/>
                      </w:rPr>
                    </m:ctrlPr>
                  </m:dPr>
                  <m:e>
                    <m:r>
                      <w:rPr>
                        <w:rFonts w:ascii="Cambria Math" w:hAnsi="Cambria Math"/>
                        <w:lang w:val="en-US"/>
                      </w:rPr>
                      <m:t>L,a,y,</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0</m:t>
                        </m:r>
                      </m:sub>
                    </m:sSub>
                    <m:r>
                      <w:rPr>
                        <w:rFonts w:ascii="Cambria Math" w:hAnsi="Cambria Math"/>
                        <w:lang w:val="en-US"/>
                      </w:rPr>
                      <m:t>,e</m:t>
                    </m:r>
                  </m:e>
                </m:d>
                <m:r>
                  <w:rPr>
                    <w:rFonts w:ascii="Cambria Math" w:hAnsi="Cambria Math"/>
                    <w:lang w:val="en-US"/>
                  </w:rPr>
                  <m:t>=</m:t>
                </m:r>
                <m:d>
                  <m:dPr>
                    <m:ctrlPr>
                      <w:rPr>
                        <w:rFonts w:ascii="Cambria Math" w:hAnsi="Cambria Math"/>
                        <w:i/>
                        <w:lang w:val="en-US"/>
                      </w:rPr>
                    </m:ctrlPr>
                  </m:dPr>
                  <m:e>
                    <m:r>
                      <w:rPr>
                        <w:rFonts w:ascii="Cambria Math" w:hAnsi="Cambria Math"/>
                        <w:lang w:val="en-US"/>
                      </w:rPr>
                      <m:t>y-</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lang w:val="en-US"/>
                  </w:rPr>
                  <m:t>S</m:t>
                </m:r>
                <m:d>
                  <m:dPr>
                    <m:ctrlPr>
                      <w:rPr>
                        <w:rFonts w:ascii="Cambria Math" w:hAnsi="Cambria Math"/>
                        <w:i/>
                        <w:lang w:val="en-US"/>
                      </w:rPr>
                    </m:ctrlPr>
                  </m:dPr>
                  <m:e>
                    <m:r>
                      <w:rPr>
                        <w:rFonts w:ascii="Cambria Math" w:hAnsi="Cambria Math"/>
                        <w:lang w:val="en-US"/>
                      </w:rPr>
                      <m:t>L,a,e</m:t>
                    </m:r>
                  </m:e>
                </m:d>
                <m:r>
                  <w:rPr>
                    <w:rFonts w:ascii="Cambria Math" w:hAnsi="Cambria Math"/>
                    <w:lang w:val="en-US"/>
                  </w:rPr>
                  <m:t>,</m:t>
                </m:r>
              </m:oMath>
            </m:oMathPara>
          </w:p>
          <w:p w14:paraId="2DEC9B17" w14:textId="12E8F080" w:rsidR="00474B7F" w:rsidRPr="00FF79B3" w:rsidRDefault="00474B7F" w:rsidP="004319BD">
            <w:pPr>
              <w:pStyle w:val="tt"/>
              <w:ind w:firstLine="0"/>
              <w:jc w:val="center"/>
              <w:rPr>
                <w:lang w:val="en-US"/>
              </w:rPr>
            </w:pPr>
            <m:oMathPara>
              <m:oMathParaPr>
                <m:jc m:val="left"/>
              </m:oMathParaPr>
              <m:oMath>
                <m:r>
                  <w:rPr>
                    <w:rFonts w:ascii="Cambria Math" w:hAnsi="Cambria Math"/>
                    <w:lang w:val="en-US"/>
                  </w:rPr>
                  <w:lastRenderedPageBreak/>
                  <m:t>20≤y≤83</m:t>
                </m:r>
              </m:oMath>
            </m:oMathPara>
          </w:p>
        </w:tc>
        <w:tc>
          <w:tcPr>
            <w:tcW w:w="1134" w:type="dxa"/>
            <w:vAlign w:val="center"/>
          </w:tcPr>
          <w:p w14:paraId="69067FC5" w14:textId="5BDD830F" w:rsidR="00474B7F" w:rsidRDefault="00474B7F" w:rsidP="004319BD">
            <w:pPr>
              <w:pStyle w:val="tt"/>
              <w:ind w:firstLine="0"/>
              <w:jc w:val="center"/>
              <w:rPr>
                <w:lang w:val="en-US"/>
              </w:rPr>
            </w:pPr>
            <w:r>
              <w:rPr>
                <w:lang w:val="en-US"/>
              </w:rPr>
              <w:lastRenderedPageBreak/>
              <w:t>(</w:t>
            </w:r>
            <w:r>
              <w:rPr>
                <w:lang w:val="en-US"/>
              </w:rPr>
              <w:fldChar w:fldCharType="begin"/>
            </w:r>
            <w:r>
              <w:rPr>
                <w:lang w:val="en-US"/>
              </w:rPr>
              <w:instrText xml:space="preserve"> SEQ Eq \* MERGEFORMAT </w:instrText>
            </w:r>
            <w:r>
              <w:rPr>
                <w:lang w:val="en-US"/>
              </w:rPr>
              <w:fldChar w:fldCharType="separate"/>
            </w:r>
            <w:r w:rsidR="00F86F75">
              <w:rPr>
                <w:noProof/>
                <w:lang w:val="en-US"/>
              </w:rPr>
              <w:t>14</w:t>
            </w:r>
            <w:r>
              <w:rPr>
                <w:lang w:val="en-US"/>
              </w:rPr>
              <w:fldChar w:fldCharType="end"/>
            </w:r>
            <w:r>
              <w:rPr>
                <w:lang w:val="en-US"/>
              </w:rPr>
              <w:t>)</w:t>
            </w:r>
          </w:p>
        </w:tc>
      </w:tr>
    </w:tbl>
    <w:p w14:paraId="2D62B5A9" w14:textId="17046A2C" w:rsidR="00474B7F" w:rsidRDefault="00474B7F" w:rsidP="00056FC5">
      <w:pPr>
        <w:rPr>
          <w:lang w:val="en-US"/>
        </w:rPr>
      </w:pPr>
    </w:p>
    <w:p w14:paraId="68660939" w14:textId="1EBA6133" w:rsidR="00474B7F" w:rsidRDefault="007B78C9" w:rsidP="00056FC5">
      <w:pPr>
        <w:rPr>
          <w:lang w:val="en-US"/>
        </w:rPr>
      </w:pPr>
      <w:r>
        <w:rPr>
          <w:rStyle w:val="Hyperlink2"/>
        </w:rPr>
        <w:t xml:space="preserve">Age must be in the range of that of the subjects in Winn et al. Reference age is the age of observers in the experiment. As far as reference age in the equation of </w:t>
      </w:r>
      <w:proofErr w:type="spellStart"/>
      <w:r>
        <w:rPr>
          <w:rStyle w:val="Hyperlink2"/>
        </w:rPr>
        <w:t>Wattson</w:t>
      </w:r>
      <w:proofErr w:type="spellEnd"/>
      <w:r>
        <w:rPr>
          <w:rStyle w:val="Hyperlink2"/>
        </w:rPr>
        <w:t xml:space="preserve"> </w:t>
      </w:r>
      <w:proofErr w:type="spellStart"/>
      <w:r>
        <w:rPr>
          <w:rStyle w:val="Hyperlink2"/>
        </w:rPr>
        <w:t>Yellot</w:t>
      </w:r>
      <w:proofErr w:type="spellEnd"/>
      <w:r>
        <w:rPr>
          <w:rStyle w:val="Hyperlink2"/>
        </w:rPr>
        <w:t>, it is equal to 28.58, which is the average age of the subjects in the Stanley Davies study.</w:t>
      </w:r>
    </w:p>
    <w:p w14:paraId="77FD5E12" w14:textId="77777777" w:rsidR="003A0F2E" w:rsidRDefault="003A0F2E" w:rsidP="00056FC5">
      <w:pPr>
        <w:rPr>
          <w:lang w:val="en-US"/>
        </w:rPr>
      </w:pPr>
    </w:p>
    <w:tbl>
      <w:tblPr>
        <w:tblStyle w:val="TableGrid"/>
        <w:tblW w:w="9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1388"/>
      </w:tblGrid>
      <w:tr w:rsidR="008007E4" w:rsidRPr="00625015" w14:paraId="7B92DB16" w14:textId="77777777" w:rsidTr="00A445A1">
        <w:tc>
          <w:tcPr>
            <w:tcW w:w="6169" w:type="dxa"/>
          </w:tcPr>
          <w:p w14:paraId="3806B098" w14:textId="10F7B763" w:rsidR="008007E4" w:rsidRDefault="003D0CBE" w:rsidP="003D0CBE">
            <w:pPr>
              <w:jc w:val="center"/>
              <w:rPr>
                <w:lang w:val="en-US"/>
              </w:rPr>
            </w:pPr>
            <w:r>
              <w:rPr>
                <w:noProof/>
              </w:rPr>
              <mc:AlternateContent>
                <mc:Choice Requires="wps">
                  <w:drawing>
                    <wp:anchor distT="0" distB="0" distL="114300" distR="114300" simplePos="0" relativeHeight="251676672" behindDoc="0" locked="0" layoutInCell="1" allowOverlap="1" wp14:anchorId="49AF4C0C" wp14:editId="6F79C1FE">
                      <wp:simplePos x="0" y="0"/>
                      <wp:positionH relativeFrom="column">
                        <wp:posOffset>68580</wp:posOffset>
                      </wp:positionH>
                      <wp:positionV relativeFrom="paragraph">
                        <wp:posOffset>2947670</wp:posOffset>
                      </wp:positionV>
                      <wp:extent cx="4940935" cy="2692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940935" cy="269240"/>
                              </a:xfrm>
                              <a:prstGeom prst="rect">
                                <a:avLst/>
                              </a:prstGeom>
                              <a:solidFill>
                                <a:prstClr val="white"/>
                              </a:solidFill>
                              <a:ln>
                                <a:noFill/>
                              </a:ln>
                            </wps:spPr>
                            <wps:txbx>
                              <w:txbxContent>
                                <w:p w14:paraId="5B50B174" w14:textId="4AF9394B" w:rsidR="001E57D6" w:rsidRPr="003D0CBE" w:rsidRDefault="001E57D6" w:rsidP="003D0CBE">
                                  <w:pPr>
                                    <w:pStyle w:val="Caption"/>
                                    <w:rPr>
                                      <w:noProof/>
                                      <w:sz w:val="20"/>
                                      <w:szCs w:val="20"/>
                                      <w:lang w:val="en-US"/>
                                    </w:rPr>
                                  </w:pPr>
                                  <w:r w:rsidRPr="003D0CBE">
                                    <w:rPr>
                                      <w:lang w:val="en-US"/>
                                    </w:rPr>
                                    <w:t xml:space="preserve">Figure </w:t>
                                  </w:r>
                                  <w:r>
                                    <w:fldChar w:fldCharType="begin"/>
                                  </w:r>
                                  <w:r w:rsidRPr="003D0CBE">
                                    <w:rPr>
                                      <w:lang w:val="en-US"/>
                                    </w:rPr>
                                    <w:instrText xml:space="preserve"> SEQ Figure \* ARABIC </w:instrText>
                                  </w:r>
                                  <w:r>
                                    <w:fldChar w:fldCharType="separate"/>
                                  </w:r>
                                  <w:r>
                                    <w:rPr>
                                      <w:noProof/>
                                      <w:lang w:val="en-US"/>
                                    </w:rPr>
                                    <w:t>12</w:t>
                                  </w:r>
                                  <w:r>
                                    <w:fldChar w:fldCharType="end"/>
                                  </w:r>
                                  <w:r w:rsidRPr="003D0CBE">
                                    <w:rPr>
                                      <w:lang w:val="en-US"/>
                                    </w:rPr>
                                    <w:t>. Pupil size for Equation 14 of Watson and Yellot, compared to all previous models. a=10°, monocular.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AF4C0C" id="_x0000_t202" coordsize="21600,21600" o:spt="202" path="m,l,21600r21600,l21600,xe">
                      <v:stroke joinstyle="miter"/>
                      <v:path gradientshapeok="t" o:connecttype="rect"/>
                    </v:shapetype>
                    <v:shape id="Text Box 1" o:spid="_x0000_s1026" type="#_x0000_t202" style="position:absolute;left:0;text-align:left;margin-left:5.4pt;margin-top:232.1pt;width:389.05pt;height:21.2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" stroked="f">
                      <v:textbox style="mso-fit-shape-to-text:t" inset="0,0,0,0">
                        <w:txbxContent>
                          <w:p w14:paraId="5B50B174" w14:textId="4AF9394B" w:rsidR="001E57D6" w:rsidRPr="003D0CBE" w:rsidRDefault="001E57D6" w:rsidP="003D0CBE">
                            <w:pPr>
                              <w:pStyle w:val="Caption"/>
                              <w:rPr>
                                <w:noProof/>
                                <w:sz w:val="20"/>
                                <w:szCs w:val="20"/>
                                <w:lang w:val="en-US"/>
                              </w:rPr>
                            </w:pPr>
                            <w:r w:rsidRPr="003D0CBE">
                              <w:rPr>
                                <w:lang w:val="en-US"/>
                              </w:rPr>
                              <w:t xml:space="preserve">Figure </w:t>
                            </w:r>
                            <w:r>
                              <w:fldChar w:fldCharType="begin"/>
                            </w:r>
                            <w:r w:rsidRPr="003D0CBE">
                              <w:rPr>
                                <w:lang w:val="en-US"/>
                              </w:rPr>
                              <w:instrText xml:space="preserve"> SEQ Figure \* ARABIC </w:instrText>
                            </w:r>
                            <w:r>
                              <w:fldChar w:fldCharType="separate"/>
                            </w:r>
                            <w:r>
                              <w:rPr>
                                <w:noProof/>
                                <w:lang w:val="en-US"/>
                              </w:rPr>
                              <w:t>12</w:t>
                            </w:r>
                            <w:r>
                              <w:fldChar w:fldCharType="end"/>
                            </w:r>
                            <w:r w:rsidRPr="003D0CBE">
                              <w:rPr>
                                <w:lang w:val="en-US"/>
                              </w:rPr>
                              <w:t>. Pupil size for Equation 14 of Watson and Yellot, compared to all previous models. a=10°, monocular.</w:t>
                            </w:r>
                          </w:p>
                        </w:txbxContent>
                      </v:textbox>
                      <w10:wrap type="square"/>
                    </v:shape>
                  </w:pict>
                </mc:Fallback>
              </mc:AlternateContent>
            </w:r>
            <w:r>
              <w:rPr>
                <w:noProof/>
              </w:rPr>
              <w:drawing>
                <wp:anchor distT="0" distB="0" distL="114300" distR="114300" simplePos="0" relativeHeight="251674624" behindDoc="1" locked="0" layoutInCell="1" allowOverlap="1" wp14:anchorId="5F94C5D3" wp14:editId="7F027569">
                  <wp:simplePos x="0" y="0"/>
                  <wp:positionH relativeFrom="column">
                    <wp:posOffset>437515</wp:posOffset>
                  </wp:positionH>
                  <wp:positionV relativeFrom="paragraph">
                    <wp:posOffset>0</wp:posOffset>
                  </wp:positionV>
                  <wp:extent cx="4567555" cy="2946400"/>
                  <wp:effectExtent l="0" t="0" r="4445" b="6350"/>
                  <wp:wrapTight wrapText="bothSides">
                    <wp:wrapPolygon edited="0">
                      <wp:start x="0" y="0"/>
                      <wp:lineTo x="0" y="21507"/>
                      <wp:lineTo x="21531" y="21507"/>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67555" cy="2946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16" w:type="dxa"/>
          </w:tcPr>
          <w:p w14:paraId="3F5C5376" w14:textId="44851D05" w:rsidR="008007E4" w:rsidRDefault="008007E4" w:rsidP="003D0CBE">
            <w:pPr>
              <w:pStyle w:val="Caption"/>
              <w:rPr>
                <w:lang w:val="en-US"/>
              </w:rPr>
            </w:pPr>
          </w:p>
          <w:p w14:paraId="518457D3" w14:textId="77777777" w:rsidR="008007E4" w:rsidRDefault="008007E4" w:rsidP="003D0CBE">
            <w:pPr>
              <w:pStyle w:val="Caption"/>
              <w:rPr>
                <w:lang w:val="en-US"/>
              </w:rPr>
            </w:pPr>
          </w:p>
          <w:p w14:paraId="32D013B9" w14:textId="77777777" w:rsidR="008007E4" w:rsidRDefault="008007E4" w:rsidP="003D0CBE">
            <w:pPr>
              <w:pStyle w:val="Caption"/>
              <w:rPr>
                <w:lang w:val="en-US"/>
              </w:rPr>
            </w:pPr>
          </w:p>
          <w:p w14:paraId="2B94579B" w14:textId="77777777" w:rsidR="008007E4" w:rsidRDefault="008007E4" w:rsidP="003D0CBE">
            <w:pPr>
              <w:pStyle w:val="Caption"/>
              <w:rPr>
                <w:lang w:val="en-US"/>
              </w:rPr>
            </w:pPr>
          </w:p>
          <w:p w14:paraId="73B18045" w14:textId="465DD932" w:rsidR="008007E4" w:rsidRDefault="008007E4" w:rsidP="003D0CBE">
            <w:pPr>
              <w:pStyle w:val="Caption"/>
              <w:rPr>
                <w:lang w:val="en-US"/>
              </w:rPr>
            </w:pPr>
          </w:p>
        </w:tc>
      </w:tr>
      <w:tr w:rsidR="008007E4" w:rsidRPr="00625015" w14:paraId="4D1341D0" w14:textId="0FBAC3C4" w:rsidTr="00A445A1">
        <w:trPr>
          <w:trHeight w:val="2395"/>
        </w:trPr>
        <w:tc>
          <w:tcPr>
            <w:tcW w:w="6169" w:type="dxa"/>
          </w:tcPr>
          <w:p w14:paraId="5450280A" w14:textId="0B8BABC9" w:rsidR="008007E4" w:rsidRPr="008007E4" w:rsidRDefault="008007E4" w:rsidP="008007E4">
            <w:pPr>
              <w:pStyle w:val="Caption"/>
              <w:jc w:val="left"/>
              <w:rPr>
                <w:lang w:val="en-US"/>
              </w:rPr>
            </w:pPr>
          </w:p>
        </w:tc>
        <w:tc>
          <w:tcPr>
            <w:tcW w:w="3216" w:type="dxa"/>
          </w:tcPr>
          <w:p w14:paraId="0AF50050" w14:textId="068DA70C" w:rsidR="008007E4" w:rsidRDefault="008007E4" w:rsidP="008007E4">
            <w:pPr>
              <w:pStyle w:val="Caption"/>
              <w:jc w:val="left"/>
              <w:rPr>
                <w:noProof/>
                <w:lang w:val="en-US"/>
              </w:rPr>
            </w:pPr>
          </w:p>
        </w:tc>
      </w:tr>
    </w:tbl>
    <w:p w14:paraId="594766DC" w14:textId="2341E289" w:rsidR="008007E4" w:rsidRDefault="008007E4" w:rsidP="00056FC5">
      <w:pPr>
        <w:rPr>
          <w:lang w:val="en-US"/>
        </w:rPr>
      </w:pPr>
    </w:p>
    <w:p w14:paraId="319C68BA" w14:textId="586A81EF" w:rsidR="008007E4" w:rsidRDefault="008007E4" w:rsidP="00056FC5">
      <w:pPr>
        <w:rPr>
          <w:lang w:val="en-US"/>
        </w:rPr>
      </w:pPr>
    </w:p>
    <w:tbl>
      <w:tblPr>
        <w:tblStyle w:val="TableGrid"/>
        <w:tblW w:w="9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8007E4" w:rsidRPr="00625015" w14:paraId="71FCFC11" w14:textId="77777777" w:rsidTr="007B78C9">
        <w:tc>
          <w:tcPr>
            <w:tcW w:w="9385" w:type="dxa"/>
          </w:tcPr>
          <w:p w14:paraId="26B88568" w14:textId="77777777" w:rsidR="003A0F2E" w:rsidRPr="00FB5343" w:rsidRDefault="008007E4" w:rsidP="003A0F2E">
            <w:pPr>
              <w:keepNext/>
              <w:rPr>
                <w:lang w:val="en-US"/>
              </w:rPr>
            </w:pPr>
            <w:r>
              <w:rPr>
                <w:noProof/>
              </w:rPr>
              <w:lastRenderedPageBreak/>
              <w:drawing>
                <wp:anchor distT="0" distB="0" distL="114300" distR="114300" simplePos="0" relativeHeight="251677696" behindDoc="1" locked="0" layoutInCell="1" allowOverlap="1" wp14:anchorId="61E59FA4" wp14:editId="577E8B4D">
                  <wp:simplePos x="0" y="0"/>
                  <wp:positionH relativeFrom="column">
                    <wp:posOffset>203835</wp:posOffset>
                  </wp:positionH>
                  <wp:positionV relativeFrom="paragraph">
                    <wp:posOffset>0</wp:posOffset>
                  </wp:positionV>
                  <wp:extent cx="4800600" cy="31172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ified_f60_b.png"/>
                          <pic:cNvPicPr/>
                        </pic:nvPicPr>
                        <pic:blipFill>
                          <a:blip r:embed="rId21">
                            <a:extLst>
                              <a:ext uri="{28A0092B-C50C-407E-A947-70E740481C1C}">
                                <a14:useLocalDpi xmlns:a14="http://schemas.microsoft.com/office/drawing/2010/main" val="0"/>
                              </a:ext>
                            </a:extLst>
                          </a:blip>
                          <a:stretch>
                            <a:fillRect/>
                          </a:stretch>
                        </pic:blipFill>
                        <pic:spPr>
                          <a:xfrm>
                            <a:off x="0" y="0"/>
                            <a:ext cx="4800600" cy="3117215"/>
                          </a:xfrm>
                          <a:prstGeom prst="rect">
                            <a:avLst/>
                          </a:prstGeom>
                        </pic:spPr>
                      </pic:pic>
                    </a:graphicData>
                  </a:graphic>
                  <wp14:sizeRelH relativeFrom="margin">
                    <wp14:pctWidth>0</wp14:pctWidth>
                  </wp14:sizeRelH>
                  <wp14:sizeRelV relativeFrom="margin">
                    <wp14:pctHeight>0</wp14:pctHeight>
                  </wp14:sizeRelV>
                </wp:anchor>
              </w:drawing>
            </w:r>
          </w:p>
          <w:p w14:paraId="0C42BDC9" w14:textId="77777777" w:rsidR="003D0CBE" w:rsidRDefault="003D0CBE" w:rsidP="003A0F2E">
            <w:pPr>
              <w:pStyle w:val="Caption"/>
              <w:rPr>
                <w:lang w:val="en-US"/>
              </w:rPr>
            </w:pPr>
            <w:bookmarkStart w:id="100" w:name="_Ref518810631"/>
          </w:p>
          <w:p w14:paraId="3D8A4BA7" w14:textId="77777777" w:rsidR="003D0CBE" w:rsidRDefault="003D0CBE" w:rsidP="003A0F2E">
            <w:pPr>
              <w:pStyle w:val="Caption"/>
              <w:rPr>
                <w:lang w:val="en-US"/>
              </w:rPr>
            </w:pPr>
          </w:p>
          <w:p w14:paraId="791BF89E" w14:textId="77777777" w:rsidR="003D0CBE" w:rsidRDefault="003D0CBE" w:rsidP="003A0F2E">
            <w:pPr>
              <w:pStyle w:val="Caption"/>
              <w:rPr>
                <w:lang w:val="en-US"/>
              </w:rPr>
            </w:pPr>
          </w:p>
          <w:p w14:paraId="2C388D74" w14:textId="77777777" w:rsidR="003D0CBE" w:rsidRDefault="003D0CBE" w:rsidP="003A0F2E">
            <w:pPr>
              <w:pStyle w:val="Caption"/>
              <w:rPr>
                <w:lang w:val="en-US"/>
              </w:rPr>
            </w:pPr>
          </w:p>
          <w:p w14:paraId="1DDFADD0" w14:textId="77777777" w:rsidR="003D0CBE" w:rsidRDefault="003D0CBE" w:rsidP="003A0F2E">
            <w:pPr>
              <w:pStyle w:val="Caption"/>
              <w:rPr>
                <w:lang w:val="en-US"/>
              </w:rPr>
            </w:pPr>
          </w:p>
          <w:p w14:paraId="2C07D469" w14:textId="77777777" w:rsidR="003D0CBE" w:rsidRDefault="003D0CBE" w:rsidP="003A0F2E">
            <w:pPr>
              <w:pStyle w:val="Caption"/>
              <w:rPr>
                <w:lang w:val="en-US"/>
              </w:rPr>
            </w:pPr>
          </w:p>
          <w:p w14:paraId="38A9C6BA" w14:textId="77777777" w:rsidR="003D0CBE" w:rsidRDefault="003D0CBE" w:rsidP="003A0F2E">
            <w:pPr>
              <w:pStyle w:val="Caption"/>
              <w:rPr>
                <w:lang w:val="en-US"/>
              </w:rPr>
            </w:pPr>
          </w:p>
          <w:p w14:paraId="13599300" w14:textId="77777777" w:rsidR="003D0CBE" w:rsidRDefault="003D0CBE" w:rsidP="003A0F2E">
            <w:pPr>
              <w:pStyle w:val="Caption"/>
              <w:rPr>
                <w:lang w:val="en-US"/>
              </w:rPr>
            </w:pPr>
          </w:p>
          <w:p w14:paraId="520CA1C6" w14:textId="77777777" w:rsidR="003D0CBE" w:rsidRDefault="003D0CBE" w:rsidP="003A0F2E">
            <w:pPr>
              <w:pStyle w:val="Caption"/>
              <w:rPr>
                <w:lang w:val="en-US"/>
              </w:rPr>
            </w:pPr>
          </w:p>
          <w:p w14:paraId="2A07AFE0" w14:textId="77777777" w:rsidR="003D0CBE" w:rsidRDefault="003D0CBE" w:rsidP="003A0F2E">
            <w:pPr>
              <w:pStyle w:val="Caption"/>
              <w:rPr>
                <w:lang w:val="en-US"/>
              </w:rPr>
            </w:pPr>
          </w:p>
          <w:p w14:paraId="17E205C4" w14:textId="77777777" w:rsidR="003D0CBE" w:rsidRDefault="003D0CBE" w:rsidP="003A0F2E">
            <w:pPr>
              <w:pStyle w:val="Caption"/>
              <w:rPr>
                <w:lang w:val="en-US"/>
              </w:rPr>
            </w:pPr>
          </w:p>
          <w:p w14:paraId="10F79F40" w14:textId="77777777" w:rsidR="003D0CBE" w:rsidRDefault="003D0CBE" w:rsidP="003A0F2E">
            <w:pPr>
              <w:pStyle w:val="Caption"/>
              <w:rPr>
                <w:lang w:val="en-US"/>
              </w:rPr>
            </w:pPr>
          </w:p>
          <w:p w14:paraId="03CA78BB" w14:textId="77777777" w:rsidR="003D0CBE" w:rsidRDefault="003D0CBE" w:rsidP="003A0F2E">
            <w:pPr>
              <w:pStyle w:val="Caption"/>
              <w:rPr>
                <w:lang w:val="en-US"/>
              </w:rPr>
            </w:pPr>
          </w:p>
          <w:p w14:paraId="010AB987" w14:textId="77777777" w:rsidR="003D0CBE" w:rsidRDefault="003D0CBE" w:rsidP="003A0F2E">
            <w:pPr>
              <w:pStyle w:val="Caption"/>
              <w:rPr>
                <w:lang w:val="en-US"/>
              </w:rPr>
            </w:pPr>
          </w:p>
          <w:p w14:paraId="1BECFCAF" w14:textId="77777777" w:rsidR="003D0CBE" w:rsidRDefault="003D0CBE" w:rsidP="003A0F2E">
            <w:pPr>
              <w:pStyle w:val="Caption"/>
              <w:rPr>
                <w:lang w:val="en-US"/>
              </w:rPr>
            </w:pPr>
          </w:p>
          <w:p w14:paraId="2694486D" w14:textId="77777777" w:rsidR="003D0CBE" w:rsidRDefault="003D0CBE" w:rsidP="003A0F2E">
            <w:pPr>
              <w:pStyle w:val="Caption"/>
              <w:rPr>
                <w:lang w:val="en-US"/>
              </w:rPr>
            </w:pPr>
          </w:p>
          <w:p w14:paraId="0142928E" w14:textId="24D22CE1" w:rsidR="008007E4" w:rsidRPr="003A0F2E" w:rsidRDefault="003A0F2E" w:rsidP="003A0F2E">
            <w:pPr>
              <w:pStyle w:val="Caption"/>
              <w:rPr>
                <w:lang w:val="en-US"/>
              </w:rPr>
            </w:pPr>
            <w:bookmarkStart w:id="101" w:name="_Ref518846629"/>
            <w:bookmarkStart w:id="102" w:name="_Ref518846624"/>
            <w:r w:rsidRPr="003A0F2E">
              <w:rPr>
                <w:lang w:val="en-US"/>
              </w:rPr>
              <w:t xml:space="preserve">Figure </w:t>
            </w:r>
            <w:r>
              <w:fldChar w:fldCharType="begin"/>
            </w:r>
            <w:r w:rsidRPr="003A0F2E">
              <w:rPr>
                <w:lang w:val="en-US"/>
              </w:rPr>
              <w:instrText xml:space="preserve"> SEQ Figure \* ARABIC </w:instrText>
            </w:r>
            <w:r>
              <w:fldChar w:fldCharType="separate"/>
            </w:r>
            <w:r w:rsidR="001B3592">
              <w:rPr>
                <w:noProof/>
                <w:lang w:val="en-US"/>
              </w:rPr>
              <w:t>13</w:t>
            </w:r>
            <w:r>
              <w:fldChar w:fldCharType="end"/>
            </w:r>
            <w:bookmarkEnd w:id="100"/>
            <w:bookmarkEnd w:id="101"/>
            <w:r w:rsidRPr="003A0F2E">
              <w:rPr>
                <w:lang w:val="en-US"/>
              </w:rPr>
              <w:t xml:space="preserve">. Pupil size for </w:t>
            </w:r>
            <w:r>
              <w:rPr>
                <w:lang w:val="en-US"/>
              </w:rPr>
              <w:t>E</w:t>
            </w:r>
            <w:r w:rsidRPr="003A0F2E">
              <w:rPr>
                <w:lang w:val="en-US"/>
              </w:rPr>
              <w:t>quation</w:t>
            </w:r>
            <w:r>
              <w:rPr>
                <w:lang w:val="en-US"/>
              </w:rPr>
              <w:t xml:space="preserve"> 14</w:t>
            </w:r>
            <w:r w:rsidRPr="003A0F2E">
              <w:rPr>
                <w:lang w:val="en-US"/>
              </w:rPr>
              <w:t xml:space="preserve"> of </w:t>
            </w:r>
            <w:r w:rsidRPr="00B462C0">
              <w:rPr>
                <w:b/>
                <w:lang w:val="en-US"/>
              </w:rPr>
              <w:t xml:space="preserve">Watson and </w:t>
            </w:r>
            <w:proofErr w:type="spellStart"/>
            <w:r w:rsidRPr="00B462C0">
              <w:rPr>
                <w:b/>
                <w:lang w:val="en-US"/>
              </w:rPr>
              <w:t>Yellot</w:t>
            </w:r>
            <w:proofErr w:type="spellEnd"/>
            <w:r w:rsidRPr="003A0F2E">
              <w:rPr>
                <w:lang w:val="en-US"/>
              </w:rPr>
              <w:t>, compared to all previous models. a=60°, binocular.</w:t>
            </w:r>
            <w:bookmarkEnd w:id="102"/>
          </w:p>
        </w:tc>
      </w:tr>
      <w:tr w:rsidR="008007E4" w:rsidRPr="00625015" w14:paraId="1E37E8AB" w14:textId="77777777" w:rsidTr="007B78C9">
        <w:tc>
          <w:tcPr>
            <w:tcW w:w="9385" w:type="dxa"/>
          </w:tcPr>
          <w:p w14:paraId="0828BF19" w14:textId="77777777" w:rsidR="008007E4" w:rsidRDefault="008007E4" w:rsidP="003D0CBE">
            <w:pPr>
              <w:rPr>
                <w:lang w:val="en-US"/>
              </w:rPr>
            </w:pPr>
          </w:p>
        </w:tc>
      </w:tr>
    </w:tbl>
    <w:p w14:paraId="170216D6" w14:textId="51CDE2ED" w:rsidR="00841A0D" w:rsidRDefault="00625015" w:rsidP="007B78C9">
      <w:pPr>
        <w:pStyle w:val="Tre"/>
        <w:rPr>
          <w:ins w:id="103" w:author="MenosG" w:date="2019-05-18T18:36:00Z"/>
          <w:rStyle w:val="Hyperlink2"/>
        </w:rPr>
      </w:pPr>
      <w:hyperlink w:anchor="bookmark" w:history="1">
        <w:r w:rsidR="007B78C9">
          <w:rPr>
            <w:rStyle w:val="Hyperlink2"/>
          </w:rPr>
          <w:t xml:space="preserve">Figures </w:t>
        </w:r>
        <w:r w:rsidR="007B78C9">
          <w:t>12</w:t>
        </w:r>
      </w:hyperlink>
      <w:r w:rsidR="007B78C9">
        <w:rPr>
          <w:rStyle w:val="Hyperlink2"/>
        </w:rPr>
        <w:t xml:space="preserve"> and 13 show all the described methods and they demonstrate that these methods can differ depending on the parameters. </w:t>
      </w:r>
      <w:hyperlink w:anchor="bookmark1" w:history="1">
        <w:r w:rsidR="007B78C9">
          <w:rPr>
            <w:rStyle w:val="Hyperlink2"/>
          </w:rPr>
          <w:t xml:space="preserve">Figure </w:t>
        </w:r>
        <w:r w:rsidR="007B78C9">
          <w:t>12</w:t>
        </w:r>
      </w:hyperlink>
      <w:r w:rsidR="007B78C9">
        <w:rPr>
          <w:rStyle w:val="Hyperlink2"/>
        </w:rPr>
        <w:t xml:space="preserve"> presents monocular </w:t>
      </w:r>
      <m:oMath>
        <m:r>
          <w:rPr>
            <w:rFonts w:ascii="Cambria Math" w:hAnsi="Cambria Math"/>
          </w:rPr>
          <m:t>e=2</m:t>
        </m:r>
      </m:oMath>
      <w:r w:rsidR="007B78C9">
        <w:rPr>
          <w:rStyle w:val="Hyperlink2"/>
        </w:rPr>
        <w:t xml:space="preserve"> data from a small adapting area </w:t>
      </w:r>
      <m:oMath>
        <m:r>
          <w:rPr>
            <w:rFonts w:ascii="Cambria Math" w:hAnsi="Cambria Math"/>
          </w:rPr>
          <m:t>a=10</m:t>
        </m:r>
      </m:oMath>
      <w:r w:rsidR="007B78C9">
        <w:rPr>
          <w:rStyle w:val="Hyperlink2"/>
        </w:rPr>
        <w:t xml:space="preserve">. It can be seen that the Unified formula, based on Stanley and Davies, gives similar results to the Barten formula. In </w:t>
      </w:r>
      <w:hyperlink w:anchor="bookmark2" w:history="1">
        <w:r w:rsidR="007B78C9">
          <w:rPr>
            <w:rStyle w:val="Hyperlink2"/>
          </w:rPr>
          <w:t xml:space="preserve">Figure </w:t>
        </w:r>
        <w:r w:rsidR="007B78C9">
          <w:t>13</w:t>
        </w:r>
      </w:hyperlink>
      <w:r w:rsidR="007B78C9">
        <w:t>, meanwhile, it can</w:t>
      </w:r>
      <w:r w:rsidR="007B78C9">
        <w:rPr>
          <w:rStyle w:val="Hyperlink2"/>
        </w:rPr>
        <w:t xml:space="preserve"> be observed that the Unified, </w:t>
      </w:r>
      <w:proofErr w:type="spellStart"/>
      <w:r w:rsidR="007B78C9">
        <w:rPr>
          <w:rStyle w:val="Hyperlink2"/>
        </w:rPr>
        <w:t>Barten</w:t>
      </w:r>
      <w:proofErr w:type="spellEnd"/>
      <w:r w:rsidR="007B78C9">
        <w:rPr>
          <w:rStyle w:val="Hyperlink2"/>
        </w:rPr>
        <w:t xml:space="preserve">, Stanley Davies and Moon-Spencer formulas give similar results, which shows that the Watson and </w:t>
      </w:r>
      <w:proofErr w:type="spellStart"/>
      <w:r w:rsidR="007B78C9">
        <w:rPr>
          <w:rStyle w:val="Hyperlink2"/>
        </w:rPr>
        <w:t>Yellot</w:t>
      </w:r>
      <w:proofErr w:type="spellEnd"/>
      <w:r w:rsidR="007B78C9">
        <w:rPr>
          <w:rStyle w:val="Hyperlink2"/>
        </w:rPr>
        <w:t xml:space="preserve"> model can be used to predict pupil size more precisely than previous models.</w:t>
      </w:r>
    </w:p>
    <w:p w14:paraId="697101DF" w14:textId="3D73D59F" w:rsidR="000950B1" w:rsidRDefault="000950B1" w:rsidP="000950B1">
      <w:pPr>
        <w:pStyle w:val="Heading1"/>
        <w:rPr>
          <w:ins w:id="104" w:author="MenosG" w:date="2019-05-18T18:36:00Z"/>
          <w:lang w:val="en-US"/>
        </w:rPr>
      </w:pPr>
      <w:commentRangeStart w:id="105"/>
      <w:ins w:id="106" w:author="MenosG" w:date="2019-05-18T18:36:00Z">
        <w:r>
          <w:rPr>
            <w:lang w:val="en-US"/>
          </w:rPr>
          <w:t>Dynamic</w:t>
        </w:r>
      </w:ins>
      <w:ins w:id="107" w:author="MenosG" w:date="2019-05-18T18:37:00Z">
        <w:r>
          <w:rPr>
            <w:lang w:val="en-US"/>
          </w:rPr>
          <w:t xml:space="preserve"> model of </w:t>
        </w:r>
      </w:ins>
      <w:ins w:id="108" w:author="MenosG" w:date="2019-05-19T09:23:00Z">
        <w:r w:rsidR="002E7A36">
          <w:rPr>
            <w:lang w:val="en-US"/>
          </w:rPr>
          <w:t>pupillary</w:t>
        </w:r>
      </w:ins>
      <w:ins w:id="109" w:author="MenosG" w:date="2019-05-18T18:37:00Z">
        <w:r>
          <w:rPr>
            <w:lang w:val="en-US"/>
          </w:rPr>
          <w:t xml:space="preserve"> light reflex</w:t>
        </w:r>
      </w:ins>
      <w:commentRangeEnd w:id="105"/>
      <w:ins w:id="110" w:author="MenosG" w:date="2019-05-19T09:23:00Z">
        <w:r w:rsidR="002E7A36">
          <w:rPr>
            <w:rStyle w:val="CommentReference"/>
            <w:rFonts w:eastAsia="Times New Roman" w:cs="Times New Roman"/>
            <w:b w:val="0"/>
            <w:u w:val="none"/>
          </w:rPr>
          <w:commentReference w:id="105"/>
        </w:r>
      </w:ins>
    </w:p>
    <w:p w14:paraId="62878ECA" w14:textId="77777777" w:rsidR="000950B1" w:rsidRDefault="000950B1" w:rsidP="007B78C9">
      <w:pPr>
        <w:pStyle w:val="Tre"/>
        <w:rPr>
          <w:rStyle w:val="Hyperlink2"/>
        </w:rPr>
      </w:pPr>
    </w:p>
    <w:p w14:paraId="1EA706E5" w14:textId="0048976D" w:rsidR="00AD4CBA" w:rsidRDefault="005D377C" w:rsidP="00A26C34">
      <w:pPr>
        <w:rPr>
          <w:ins w:id="111" w:author="MenosG" w:date="2019-05-19T08:30:00Z"/>
          <w:lang w:val="en-US"/>
        </w:rPr>
      </w:pPr>
      <w:ins w:id="112" w:author="Piotr Napieralski" w:date="2019-05-18T08:52:00Z">
        <w:del w:id="113" w:author="MenosG" w:date="2019-05-19T08:28:00Z">
          <w:r w:rsidRPr="00AB2187" w:rsidDel="00A26C34">
            <w:rPr>
              <w:rStyle w:val="Hyperlink2"/>
            </w:rPr>
            <w:delText>Dynamiczne symulacja reakcji na światło</w:delText>
          </w:r>
        </w:del>
      </w:ins>
      <w:ins w:id="114" w:author="MenosG" w:date="2019-05-19T08:03:00Z">
        <w:r w:rsidR="00AB2187">
          <w:rPr>
            <w:lang w:val="en-US"/>
          </w:rPr>
          <w:t xml:space="preserve">Described in previous chapter models gives only information about pupil size after </w:t>
        </w:r>
      </w:ins>
      <w:ins w:id="115" w:author="MenosG" w:date="2019-05-19T08:04:00Z">
        <w:r w:rsidR="00AB2187">
          <w:rPr>
            <w:lang w:val="en-US"/>
          </w:rPr>
          <w:t>adaptation to given light luminosity.</w:t>
        </w:r>
      </w:ins>
      <w:ins w:id="116" w:author="MenosG" w:date="2019-05-19T08:08:00Z">
        <w:r w:rsidR="00AB2187">
          <w:rPr>
            <w:lang w:val="en-US"/>
          </w:rPr>
          <w:t xml:space="preserve"> That’s mean that it not </w:t>
        </w:r>
      </w:ins>
      <w:ins w:id="117" w:author="MenosG" w:date="2019-05-19T08:09:00Z">
        <w:r w:rsidR="00570FDB">
          <w:rPr>
            <w:lang w:val="en-US"/>
          </w:rPr>
          <w:t>describes</w:t>
        </w:r>
      </w:ins>
      <w:ins w:id="118" w:author="MenosG" w:date="2019-05-19T08:08:00Z">
        <w:r w:rsidR="00AB2187">
          <w:rPr>
            <w:lang w:val="en-US"/>
          </w:rPr>
          <w:t xml:space="preserve"> changes of pupil in time</w:t>
        </w:r>
      </w:ins>
      <w:ins w:id="119" w:author="MenosG" w:date="2019-05-19T08:30:00Z">
        <w:r w:rsidR="00AD4CBA">
          <w:rPr>
            <w:lang w:val="en-US"/>
          </w:rPr>
          <w:t xml:space="preserve"> interval</w:t>
        </w:r>
      </w:ins>
      <w:ins w:id="120" w:author="MenosG" w:date="2019-05-19T08:08:00Z">
        <w:r w:rsidR="00AB2187">
          <w:rPr>
            <w:lang w:val="en-US"/>
          </w:rPr>
          <w:t xml:space="preserve">. </w:t>
        </w:r>
      </w:ins>
      <w:ins w:id="121" w:author="MenosG" w:date="2019-05-19T08:33:00Z">
        <w:r w:rsidR="00AD4CBA">
          <w:rPr>
            <w:lang w:val="en-US"/>
          </w:rPr>
          <w:t xml:space="preserve">That is big </w:t>
        </w:r>
      </w:ins>
      <w:ins w:id="122" w:author="MenosG" w:date="2019-05-19T08:37:00Z">
        <w:r w:rsidR="00AD4CBA">
          <w:rPr>
            <w:lang w:val="en-US"/>
          </w:rPr>
          <w:t>problem</w:t>
        </w:r>
      </w:ins>
      <w:ins w:id="123" w:author="MenosG" w:date="2019-05-19T08:33:00Z">
        <w:r w:rsidR="00AD4CBA">
          <w:rPr>
            <w:lang w:val="en-US"/>
          </w:rPr>
          <w:t xml:space="preserve"> </w:t>
        </w:r>
      </w:ins>
      <w:ins w:id="124" w:author="MenosG" w:date="2019-05-19T08:35:00Z">
        <w:r w:rsidR="00AD4CBA">
          <w:rPr>
            <w:lang w:val="en-US"/>
          </w:rPr>
          <w:t>in</w:t>
        </w:r>
      </w:ins>
      <w:ins w:id="125" w:author="MenosG" w:date="2019-05-19T08:33:00Z">
        <w:r w:rsidR="00AD4CBA">
          <w:rPr>
            <w:lang w:val="en-US"/>
          </w:rPr>
          <w:t xml:space="preserve"> research </w:t>
        </w:r>
      </w:ins>
      <w:ins w:id="126" w:author="MenosG" w:date="2019-05-19T08:35:00Z">
        <w:r w:rsidR="00AD4CBA">
          <w:rPr>
            <w:lang w:val="en-US"/>
          </w:rPr>
          <w:t xml:space="preserve">that </w:t>
        </w:r>
      </w:ins>
      <w:ins w:id="127" w:author="MenosG" w:date="2019-05-19T08:33:00Z">
        <w:r w:rsidR="00AD4CBA">
          <w:rPr>
            <w:lang w:val="en-US"/>
          </w:rPr>
          <w:t>include</w:t>
        </w:r>
      </w:ins>
      <w:ins w:id="128" w:author="MenosG" w:date="2019-05-19T08:34:00Z">
        <w:r w:rsidR="00AD4CBA">
          <w:rPr>
            <w:lang w:val="en-US"/>
          </w:rPr>
          <w:t>s constant changes of light</w:t>
        </w:r>
      </w:ins>
      <w:ins w:id="129" w:author="MenosG" w:date="2019-05-19T08:37:00Z">
        <w:r w:rsidR="00AD4CBA">
          <w:rPr>
            <w:lang w:val="en-US"/>
          </w:rPr>
          <w:t xml:space="preserve"> or in</w:t>
        </w:r>
      </w:ins>
      <w:ins w:id="130" w:author="MenosG" w:date="2019-05-19T08:34:00Z">
        <w:r w:rsidR="00AD4CBA">
          <w:rPr>
            <w:lang w:val="en-US"/>
          </w:rPr>
          <w:t xml:space="preserve"> monitoring the</w:t>
        </w:r>
      </w:ins>
      <w:ins w:id="131" w:author="MenosG" w:date="2019-05-19T08:35:00Z">
        <w:r w:rsidR="00AD4CBA">
          <w:rPr>
            <w:lang w:val="en-US"/>
          </w:rPr>
          <w:t xml:space="preserve"> changes on </w:t>
        </w:r>
        <w:r w:rsidR="00AD4CBA" w:rsidRPr="00AD4CBA">
          <w:rPr>
            <w:lang w:val="en-US"/>
          </w:rPr>
          <w:t>psychological</w:t>
        </w:r>
        <w:r w:rsidR="00AD4CBA">
          <w:rPr>
            <w:lang w:val="en-US"/>
          </w:rPr>
          <w:t xml:space="preserve"> impulse</w:t>
        </w:r>
      </w:ins>
      <w:ins w:id="132" w:author="MenosG" w:date="2019-05-19T08:36:00Z">
        <w:r w:rsidR="00AD4CBA">
          <w:rPr>
            <w:lang w:val="en-US"/>
          </w:rPr>
          <w:t>s</w:t>
        </w:r>
      </w:ins>
      <w:ins w:id="133" w:author="MenosG" w:date="2019-05-19T08:37:00Z">
        <w:r w:rsidR="00AD4CBA">
          <w:rPr>
            <w:lang w:val="en-US"/>
          </w:rPr>
          <w:t xml:space="preserve">. </w:t>
        </w:r>
      </w:ins>
      <w:ins w:id="134" w:author="MenosG" w:date="2019-05-19T08:41:00Z">
        <w:r w:rsidR="00FF74FD">
          <w:rPr>
            <w:lang w:val="en-US"/>
          </w:rPr>
          <w:t>Model of such changes</w:t>
        </w:r>
      </w:ins>
      <w:ins w:id="135" w:author="MenosG" w:date="2019-05-19T08:40:00Z">
        <w:r w:rsidR="00FF74FD">
          <w:rPr>
            <w:lang w:val="en-US"/>
          </w:rPr>
          <w:t xml:space="preserve"> </w:t>
        </w:r>
      </w:ins>
      <w:ins w:id="136" w:author="MenosG" w:date="2019-05-19T08:41:00Z">
        <w:r w:rsidR="00FF74FD">
          <w:rPr>
            <w:lang w:val="en-US"/>
          </w:rPr>
          <w:t>need to</w:t>
        </w:r>
      </w:ins>
      <w:ins w:id="137" w:author="MenosG" w:date="2019-05-19T08:42:00Z">
        <w:r w:rsidR="00FF74FD">
          <w:rPr>
            <w:lang w:val="en-US"/>
          </w:rPr>
          <w:t xml:space="preserve"> take into consideration specific physiological behavior of the pupil.</w:t>
        </w:r>
      </w:ins>
    </w:p>
    <w:p w14:paraId="263EBB3A" w14:textId="77777777" w:rsidR="008B63A7" w:rsidRDefault="00A26C34" w:rsidP="008B63A7">
      <w:pPr>
        <w:rPr>
          <w:ins w:id="138" w:author="MenosG" w:date="2019-05-19T08:57:00Z"/>
          <w:lang w:val="en-US"/>
        </w:rPr>
      </w:pPr>
      <w:ins w:id="139" w:author="MenosG" w:date="2019-05-19T08:25:00Z">
        <w:r>
          <w:rPr>
            <w:lang w:val="en-US"/>
          </w:rPr>
          <w:t>In case of PLR i</w:t>
        </w:r>
      </w:ins>
      <w:ins w:id="140" w:author="MenosG" w:date="2019-05-19T08:22:00Z">
        <w:r>
          <w:rPr>
            <w:lang w:val="en-US"/>
          </w:rPr>
          <w:t xml:space="preserve">ridial reaction is caused by light striking </w:t>
        </w:r>
      </w:ins>
      <w:ins w:id="141" w:author="MenosG" w:date="2019-05-19T08:23:00Z">
        <w:r>
          <w:rPr>
            <w:lang w:val="en-US"/>
          </w:rPr>
          <w:t>through</w:t>
        </w:r>
      </w:ins>
      <w:ins w:id="142" w:author="MenosG" w:date="2019-05-19T08:22:00Z">
        <w:r>
          <w:rPr>
            <w:lang w:val="en-US"/>
          </w:rPr>
          <w:t xml:space="preserve"> the retina</w:t>
        </w:r>
      </w:ins>
      <w:ins w:id="143" w:author="MenosG" w:date="2019-05-19T08:23:00Z">
        <w:r>
          <w:rPr>
            <w:lang w:val="en-US"/>
          </w:rPr>
          <w:t xml:space="preserve">. This </w:t>
        </w:r>
      </w:ins>
      <w:ins w:id="144" w:author="MenosG" w:date="2019-05-19T08:25:00Z">
        <w:r>
          <w:rPr>
            <w:lang w:val="en-US"/>
          </w:rPr>
          <w:t>action sends</w:t>
        </w:r>
      </w:ins>
      <w:ins w:id="145" w:author="MenosG" w:date="2019-05-19T08:23:00Z">
        <w:r>
          <w:rPr>
            <w:lang w:val="en-US"/>
          </w:rPr>
          <w:t xml:space="preserve"> the neural </w:t>
        </w:r>
      </w:ins>
      <w:ins w:id="146" w:author="MenosG" w:date="2019-05-19T08:27:00Z">
        <w:r>
          <w:rPr>
            <w:lang w:val="en-US"/>
          </w:rPr>
          <w:t>signal,</w:t>
        </w:r>
      </w:ins>
      <w:ins w:id="147" w:author="MenosG" w:date="2019-05-19T08:23:00Z">
        <w:r>
          <w:rPr>
            <w:lang w:val="en-US"/>
          </w:rPr>
          <w:t xml:space="preserve"> but it need time to </w:t>
        </w:r>
      </w:ins>
      <w:ins w:id="148" w:author="MenosG" w:date="2019-05-19T08:28:00Z">
        <w:r>
          <w:rPr>
            <w:lang w:val="en-US"/>
          </w:rPr>
          <w:t>cause</w:t>
        </w:r>
      </w:ins>
      <w:ins w:id="149" w:author="MenosG" w:date="2019-05-19T08:27:00Z">
        <w:r>
          <w:rPr>
            <w:lang w:val="en-US"/>
          </w:rPr>
          <w:t xml:space="preserve"> th</w:t>
        </w:r>
      </w:ins>
      <w:ins w:id="150" w:author="MenosG" w:date="2019-05-19T08:28:00Z">
        <w:r>
          <w:rPr>
            <w:lang w:val="en-US"/>
          </w:rPr>
          <w:t>e iridial reaction</w:t>
        </w:r>
      </w:ins>
      <w:ins w:id="151" w:author="MenosG" w:date="2019-05-19T08:26:00Z">
        <w:r>
          <w:rPr>
            <w:lang w:val="en-US"/>
          </w:rPr>
          <w:t xml:space="preserve">, that’s why its modelled by </w:t>
        </w:r>
        <w:r>
          <w:rPr>
            <w:i/>
            <w:lang w:val="en-US"/>
          </w:rPr>
          <w:t xml:space="preserve">time delayed </w:t>
        </w:r>
        <w:r w:rsidRPr="00A26C34">
          <w:rPr>
            <w:i/>
            <w:lang w:val="en-US"/>
            <w:rPrChange w:id="152" w:author="MenosG" w:date="2019-05-19T08:26:00Z">
              <w:rPr/>
            </w:rPrChange>
          </w:rPr>
          <w:t>equation</w:t>
        </w:r>
        <w:r>
          <w:rPr>
            <w:i/>
            <w:lang w:val="en-US"/>
          </w:rPr>
          <w:t>.</w:t>
        </w:r>
      </w:ins>
      <w:ins w:id="153" w:author="MenosG" w:date="2019-05-19T08:24:00Z">
        <w:r>
          <w:rPr>
            <w:lang w:val="en-US"/>
          </w:rPr>
          <w:t xml:space="preserve"> </w:t>
        </w:r>
      </w:ins>
      <w:ins w:id="154" w:author="MenosG" w:date="2019-05-19T08:43:00Z">
        <w:r w:rsidR="00FF74FD">
          <w:rPr>
            <w:lang w:val="en-US"/>
          </w:rPr>
          <w:t xml:space="preserve">Another parameter that affects the pupil change is </w:t>
        </w:r>
      </w:ins>
      <w:ins w:id="155" w:author="MenosG" w:date="2019-05-19T08:45:00Z">
        <w:r w:rsidR="00FF74FD">
          <w:rPr>
            <w:lang w:val="en-US"/>
          </w:rPr>
          <w:t>threshold value</w:t>
        </w:r>
      </w:ins>
      <w:ins w:id="156" w:author="MenosG" w:date="2019-05-19T08:44:00Z">
        <w:r w:rsidR="00FF74FD">
          <w:rPr>
            <w:lang w:val="en-US"/>
          </w:rPr>
          <w:t xml:space="preserve"> </w:t>
        </w:r>
      </w:ins>
      <w:ins w:id="157" w:author="MenosG" w:date="2019-05-19T08:45:00Z">
        <w:r w:rsidR="00FF74FD">
          <w:rPr>
            <w:lang w:val="en-US"/>
          </w:rPr>
          <w:t xml:space="preserve">of </w:t>
        </w:r>
      </w:ins>
      <w:ins w:id="158" w:author="MenosG" w:date="2019-05-19T08:44:00Z">
        <w:r w:rsidR="00FF74FD">
          <w:rPr>
            <w:lang w:val="en-US"/>
          </w:rPr>
          <w:t>light flux</w:t>
        </w:r>
      </w:ins>
      <w:ins w:id="159" w:author="MenosG" w:date="2019-05-19T08:46:00Z">
        <w:r w:rsidR="00FF74FD">
          <w:rPr>
            <w:lang w:val="en-US"/>
          </w:rPr>
          <w:t xml:space="preserve">. </w:t>
        </w:r>
      </w:ins>
      <w:ins w:id="160" w:author="MenosG" w:date="2019-05-19T08:47:00Z">
        <w:r w:rsidR="00FF74FD">
          <w:rPr>
            <w:lang w:val="en-US"/>
          </w:rPr>
          <w:t>Luminosity higher that given threshold will not cause pupil to react</w:t>
        </w:r>
      </w:ins>
      <w:ins w:id="161" w:author="MenosG" w:date="2019-05-19T08:51:00Z">
        <w:r w:rsidR="008B63A7">
          <w:rPr>
            <w:lang w:val="en-US"/>
          </w:rPr>
          <w:t xml:space="preserve">. </w:t>
        </w:r>
      </w:ins>
    </w:p>
    <w:p w14:paraId="3A27511A" w14:textId="1273D944" w:rsidR="00AB2187" w:rsidRDefault="008B63A7" w:rsidP="008B63A7">
      <w:pPr>
        <w:rPr>
          <w:ins w:id="162" w:author="MenosG" w:date="2019-05-19T09:16:00Z"/>
          <w:lang w:val="en-US"/>
        </w:rPr>
      </w:pPr>
      <w:ins w:id="163" w:author="MenosG" w:date="2019-05-19T08:57:00Z">
        <w:r>
          <w:rPr>
            <w:lang w:val="en-US"/>
          </w:rPr>
          <w:t xml:space="preserve">As the </w:t>
        </w:r>
      </w:ins>
      <w:ins w:id="164" w:author="MenosG" w:date="2019-05-19T08:58:00Z">
        <w:r>
          <w:rPr>
            <w:lang w:val="en-US"/>
          </w:rPr>
          <w:t xml:space="preserve">final </w:t>
        </w:r>
      </w:ins>
      <w:ins w:id="165" w:author="MenosG" w:date="2019-05-19T08:57:00Z">
        <w:r>
          <w:rPr>
            <w:lang w:val="en-US"/>
          </w:rPr>
          <w:t>v</w:t>
        </w:r>
      </w:ins>
      <w:ins w:id="166" w:author="MenosG" w:date="2019-05-19T08:58:00Z">
        <w:r>
          <w:rPr>
            <w:lang w:val="en-US"/>
          </w:rPr>
          <w:t xml:space="preserve">isual effect of PLR is the </w:t>
        </w:r>
      </w:ins>
      <w:ins w:id="167" w:author="MenosG" w:date="2019-05-19T08:56:00Z">
        <w:r>
          <w:rPr>
            <w:lang w:val="en-US"/>
          </w:rPr>
          <w:t xml:space="preserve">movement of </w:t>
        </w:r>
        <w:r w:rsidRPr="008B63A7">
          <w:rPr>
            <w:lang w:val="en-US"/>
          </w:rPr>
          <w:t>dilator</w:t>
        </w:r>
        <w:r>
          <w:rPr>
            <w:lang w:val="en-US"/>
          </w:rPr>
          <w:t xml:space="preserve"> </w:t>
        </w:r>
      </w:ins>
      <w:ins w:id="168" w:author="MenosG" w:date="2019-05-19T08:57:00Z">
        <w:r>
          <w:rPr>
            <w:lang w:val="en-US"/>
          </w:rPr>
          <w:t xml:space="preserve">and </w:t>
        </w:r>
      </w:ins>
      <w:ins w:id="169" w:author="MenosG" w:date="2019-05-19T08:56:00Z">
        <w:r w:rsidRPr="008B63A7">
          <w:rPr>
            <w:lang w:val="en-US"/>
          </w:rPr>
          <w:t>sphincter</w:t>
        </w:r>
      </w:ins>
      <w:ins w:id="170" w:author="MenosG" w:date="2019-05-19T08:54:00Z">
        <w:r>
          <w:rPr>
            <w:lang w:val="en-US"/>
          </w:rPr>
          <w:t xml:space="preserve"> </w:t>
        </w:r>
      </w:ins>
      <w:ins w:id="171" w:author="Filip Rynkiewicz" w:date="2019-05-21T12:15:00Z">
        <w:r w:rsidR="00625015">
          <w:rPr>
            <w:lang w:val="en-US"/>
          </w:rPr>
          <w:t xml:space="preserve">muscles </w:t>
        </w:r>
      </w:ins>
      <w:ins w:id="172" w:author="MenosG" w:date="2019-05-19T08:58:00Z">
        <w:r>
          <w:rPr>
            <w:lang w:val="en-US"/>
          </w:rPr>
          <w:t xml:space="preserve">there are </w:t>
        </w:r>
      </w:ins>
      <w:ins w:id="173" w:author="MenosG" w:date="2019-05-19T08:59:00Z">
        <w:r>
          <w:rPr>
            <w:lang w:val="en-US"/>
          </w:rPr>
          <w:t xml:space="preserve">PLR </w:t>
        </w:r>
      </w:ins>
      <w:ins w:id="174" w:author="MenosG" w:date="2019-05-19T08:58:00Z">
        <w:r>
          <w:rPr>
            <w:lang w:val="en-US"/>
          </w:rPr>
          <w:t xml:space="preserve">models that </w:t>
        </w:r>
      </w:ins>
      <w:ins w:id="175" w:author="MenosG" w:date="2019-05-19T09:00:00Z">
        <w:r>
          <w:rPr>
            <w:lang w:val="en-US"/>
          </w:rPr>
          <w:t xml:space="preserve">are designed to simulate </w:t>
        </w:r>
      </w:ins>
      <w:ins w:id="176" w:author="Filip Rynkiewicz" w:date="2019-05-21T12:44:00Z">
        <w:r w:rsidR="00297CF2">
          <w:rPr>
            <w:lang w:val="en-US"/>
          </w:rPr>
          <w:t xml:space="preserve">behavior of </w:t>
        </w:r>
      </w:ins>
      <w:ins w:id="177" w:author="MenosG" w:date="2019-05-19T09:00:00Z">
        <w:r>
          <w:rPr>
            <w:lang w:val="en-US"/>
          </w:rPr>
          <w:t>those muscles based on a</w:t>
        </w:r>
        <w:r w:rsidRPr="008B63A7">
          <w:rPr>
            <w:lang w:val="en-US"/>
          </w:rPr>
          <w:t>utonomic nervous syste</w:t>
        </w:r>
        <w:r>
          <w:rPr>
            <w:lang w:val="en-US"/>
          </w:rPr>
          <w:t>m input</w:t>
        </w:r>
      </w:ins>
      <w:ins w:id="178" w:author="MenosG" w:date="2019-05-19T09:04:00Z">
        <w:r w:rsidR="00A0203C">
          <w:rPr>
            <w:lang w:val="en-US"/>
          </w:rPr>
          <w:t>. In</w:t>
        </w:r>
      </w:ins>
      <w:ins w:id="179" w:author="MenosG" w:date="2019-05-19T09:03:00Z">
        <w:r w:rsidR="00A0203C">
          <w:rPr>
            <w:lang w:val="en-US"/>
          </w:rPr>
          <w:t xml:space="preserve"> </w:t>
        </w:r>
      </w:ins>
      <w:commentRangeStart w:id="180"/>
      <w:ins w:id="181" w:author="MenosG" w:date="2019-05-19T08:54:00Z">
        <w:r>
          <w:rPr>
            <w:lang w:val="en-US"/>
          </w:rPr>
          <w:t>1</w:t>
        </w:r>
      </w:ins>
      <w:commentRangeEnd w:id="180"/>
      <w:ins w:id="182" w:author="MenosG" w:date="2019-05-19T09:23:00Z">
        <w:r w:rsidR="008A6322">
          <w:rPr>
            <w:rStyle w:val="CommentReference"/>
          </w:rPr>
          <w:commentReference w:id="180"/>
        </w:r>
      </w:ins>
      <w:ins w:id="183" w:author="MenosG" w:date="2019-05-19T09:04:00Z">
        <w:r w:rsidR="00A0203C">
          <w:rPr>
            <w:lang w:val="en-US"/>
          </w:rPr>
          <w:t xml:space="preserve"> model is targeted to simulate only</w:t>
        </w:r>
      </w:ins>
      <w:ins w:id="184" w:author="MenosG" w:date="2019-05-19T09:13:00Z">
        <w:r w:rsidR="008A6322" w:rsidRPr="008A6322">
          <w:rPr>
            <w:rStyle w:val="CommentReference"/>
            <w:lang w:val="en-US"/>
            <w:rPrChange w:id="185" w:author="MenosG" w:date="2019-05-19T09:13:00Z">
              <w:rPr>
                <w:rStyle w:val="CommentReference"/>
              </w:rPr>
            </w:rPrChange>
          </w:rPr>
          <w:t xml:space="preserve"> </w:t>
        </w:r>
        <w:r w:rsidR="008A6322">
          <w:rPr>
            <w:rStyle w:val="CommentReference"/>
            <w:lang w:val="en-US"/>
          </w:rPr>
          <w:t>s</w:t>
        </w:r>
      </w:ins>
      <w:ins w:id="186" w:author="MenosG" w:date="2019-05-19T09:05:00Z">
        <w:r w:rsidR="00A0203C" w:rsidRPr="00A0203C">
          <w:rPr>
            <w:lang w:val="en-US"/>
          </w:rPr>
          <w:t xml:space="preserve">hort </w:t>
        </w:r>
        <w:r w:rsidR="00A0203C">
          <w:rPr>
            <w:lang w:val="en-US"/>
          </w:rPr>
          <w:t>l</w:t>
        </w:r>
        <w:r w:rsidR="00A0203C" w:rsidRPr="00A0203C">
          <w:rPr>
            <w:lang w:val="en-US"/>
          </w:rPr>
          <w:t xml:space="preserve">ight </w:t>
        </w:r>
        <w:r w:rsidR="00A0203C">
          <w:rPr>
            <w:lang w:val="en-US"/>
          </w:rPr>
          <w:t>f</w:t>
        </w:r>
        <w:r w:rsidR="00A0203C" w:rsidRPr="00A0203C">
          <w:rPr>
            <w:lang w:val="en-US"/>
          </w:rPr>
          <w:t>lash</w:t>
        </w:r>
        <w:r w:rsidR="00A0203C">
          <w:rPr>
            <w:lang w:val="en-US"/>
          </w:rPr>
          <w:t>es</w:t>
        </w:r>
      </w:ins>
      <w:ins w:id="187" w:author="Filip Rynkiewicz" w:date="2019-05-21T12:44:00Z">
        <w:r w:rsidR="00297CF2">
          <w:rPr>
            <w:lang w:val="en-US"/>
          </w:rPr>
          <w:t xml:space="preserve">, which </w:t>
        </w:r>
      </w:ins>
      <w:ins w:id="188" w:author="Filip Rynkiewicz" w:date="2019-05-21T12:45:00Z">
        <w:r w:rsidR="00297CF2">
          <w:rPr>
            <w:lang w:val="en-US"/>
          </w:rPr>
          <w:t xml:space="preserve">not cover all possible cases of PLR </w:t>
        </w:r>
      </w:ins>
      <w:ins w:id="189" w:author="Filip Rynkiewicz" w:date="2019-05-21T12:46:00Z">
        <w:r w:rsidR="00297CF2">
          <w:rPr>
            <w:lang w:val="en-US"/>
          </w:rPr>
          <w:t>behavior</w:t>
        </w:r>
      </w:ins>
      <w:ins w:id="190" w:author="Filip Rynkiewicz" w:date="2019-05-21T12:45:00Z">
        <w:r w:rsidR="00297CF2">
          <w:rPr>
            <w:lang w:val="en-US"/>
          </w:rPr>
          <w:t>.</w:t>
        </w:r>
      </w:ins>
      <w:ins w:id="191" w:author="MenosG" w:date="2019-05-19T09:09:00Z">
        <w:del w:id="192" w:author="Filip Rynkiewicz" w:date="2019-05-21T12:44:00Z">
          <w:r w:rsidR="00A0203C" w:rsidDel="00297CF2">
            <w:rPr>
              <w:lang w:val="en-US"/>
            </w:rPr>
            <w:delText>.</w:delText>
          </w:r>
        </w:del>
      </w:ins>
      <w:ins w:id="193" w:author="MenosG" w:date="2019-05-19T09:05:00Z">
        <w:r w:rsidR="00A0203C">
          <w:rPr>
            <w:lang w:val="en-US"/>
          </w:rPr>
          <w:t xml:space="preserve"> </w:t>
        </w:r>
      </w:ins>
      <w:ins w:id="194" w:author="MenosG" w:date="2019-05-19T09:06:00Z">
        <w:r w:rsidR="00A0203C">
          <w:rPr>
            <w:lang w:val="en-US"/>
          </w:rPr>
          <w:t xml:space="preserve">The model presented at </w:t>
        </w:r>
      </w:ins>
      <w:commentRangeStart w:id="195"/>
      <w:ins w:id="196" w:author="MenosG" w:date="2019-05-19T09:02:00Z">
        <w:r w:rsidR="00A0203C">
          <w:rPr>
            <w:lang w:val="en-US"/>
          </w:rPr>
          <w:t>2</w:t>
        </w:r>
      </w:ins>
      <w:commentRangeEnd w:id="195"/>
      <w:ins w:id="197" w:author="MenosG" w:date="2019-05-19T09:06:00Z">
        <w:r w:rsidR="00A0203C">
          <w:rPr>
            <w:lang w:val="en-US"/>
          </w:rPr>
          <w:t xml:space="preserve"> </w:t>
        </w:r>
      </w:ins>
      <w:ins w:id="198" w:author="MenosG" w:date="2019-05-19T09:02:00Z">
        <w:r w:rsidR="00A0203C">
          <w:rPr>
            <w:rStyle w:val="CommentReference"/>
          </w:rPr>
          <w:commentReference w:id="195"/>
        </w:r>
      </w:ins>
      <w:ins w:id="199" w:author="MenosG" w:date="2019-05-19T09:05:00Z">
        <w:r w:rsidR="00A0203C">
          <w:rPr>
            <w:lang w:val="en-US"/>
          </w:rPr>
          <w:t xml:space="preserve"> </w:t>
        </w:r>
      </w:ins>
      <w:ins w:id="200" w:author="MenosG" w:date="2019-05-19T09:08:00Z">
        <w:r w:rsidR="00A0203C">
          <w:rPr>
            <w:lang w:val="en-US"/>
          </w:rPr>
          <w:t>is over complicated with multiple</w:t>
        </w:r>
      </w:ins>
      <w:ins w:id="201" w:author="MenosG" w:date="2019-05-19T09:09:00Z">
        <w:r w:rsidR="00A0203C">
          <w:rPr>
            <w:lang w:val="en-US"/>
          </w:rPr>
          <w:t xml:space="preserve"> </w:t>
        </w:r>
        <w:r w:rsidR="00A0203C" w:rsidRPr="00A0203C">
          <w:rPr>
            <w:lang w:val="en-US"/>
          </w:rPr>
          <w:t>second-order delay differential equations</w:t>
        </w:r>
      </w:ins>
      <w:ins w:id="202" w:author="MenosG" w:date="2019-05-19T09:11:00Z">
        <w:r w:rsidR="00A0203C">
          <w:rPr>
            <w:lang w:val="en-US"/>
          </w:rPr>
          <w:t xml:space="preserve">, </w:t>
        </w:r>
        <w:r w:rsidR="00A0203C" w:rsidRPr="00A0203C">
          <w:rPr>
            <w:lang w:val="en-US"/>
          </w:rPr>
          <w:t>impractical to design a robust inverse algorithm to obtain model parameters from experimental data</w:t>
        </w:r>
        <w:r w:rsidR="00A0203C">
          <w:rPr>
            <w:lang w:val="en-US"/>
          </w:rPr>
          <w:t>.</w:t>
        </w:r>
      </w:ins>
    </w:p>
    <w:p w14:paraId="2BBBE0C6" w14:textId="667C1D9B" w:rsidR="00AB2187" w:rsidDel="002E7A36" w:rsidRDefault="00A0203C">
      <w:pPr>
        <w:rPr>
          <w:del w:id="203" w:author="MenosG" w:date="2019-05-19T09:26:00Z"/>
          <w:moveTo w:id="204" w:author="MenosG" w:date="2019-05-19T08:02:00Z"/>
          <w:rStyle w:val="Hyperlink2"/>
        </w:rPr>
        <w:pPrChange w:id="205" w:author="MenosG" w:date="2019-05-19T09:16:00Z">
          <w:pPr>
            <w:pStyle w:val="Tre"/>
          </w:pPr>
        </w:pPrChange>
      </w:pPr>
      <w:ins w:id="206" w:author="MenosG" w:date="2019-05-19T09:11:00Z">
        <w:r>
          <w:rPr>
            <w:lang w:val="en-US"/>
          </w:rPr>
          <w:t xml:space="preserve">The </w:t>
        </w:r>
      </w:ins>
      <w:ins w:id="207" w:author="MenosG" w:date="2019-05-19T09:13:00Z">
        <w:r w:rsidR="008A6322">
          <w:rPr>
            <w:lang w:val="en-US"/>
          </w:rPr>
          <w:t xml:space="preserve">model used in this experiment is based on </w:t>
        </w:r>
      </w:ins>
      <w:moveToRangeStart w:id="208" w:author="MenosG" w:date="2019-05-19T08:02:00Z" w:name="move9145366"/>
      <w:moveTo w:id="209" w:author="MenosG" w:date="2019-05-19T08:02:00Z">
        <w:del w:id="210" w:author="MenosG" w:date="2019-05-19T09:16:00Z">
          <w:r w:rsidR="00AB2187" w:rsidDel="008A6322">
            <w:rPr>
              <w:rStyle w:val="Hyperlink2"/>
            </w:rPr>
            <w:delText xml:space="preserve">Idea of this model is to cooperate </w:delText>
          </w:r>
        </w:del>
        <w:r w:rsidR="00AB2187">
          <w:rPr>
            <w:rStyle w:val="Hyperlink2"/>
          </w:rPr>
          <w:t>Moon and Spencer equation</w:t>
        </w:r>
      </w:moveTo>
      <w:ins w:id="211" w:author="Filip Rynkiewicz" w:date="2019-05-21T12:45:00Z">
        <w:r w:rsidR="00297CF2">
          <w:rPr>
            <w:rStyle w:val="Hyperlink2"/>
          </w:rPr>
          <w:t>&lt;</w:t>
        </w:r>
        <w:proofErr w:type="spellStart"/>
        <w:r w:rsidR="00297CF2">
          <w:rPr>
            <w:rStyle w:val="Hyperlink2"/>
          </w:rPr>
          <w:t>equ</w:t>
        </w:r>
        <w:proofErr w:type="spellEnd"/>
        <w:r w:rsidR="00297CF2">
          <w:rPr>
            <w:rStyle w:val="Hyperlink2"/>
          </w:rPr>
          <w:t xml:space="preserve"> ref&gt;</w:t>
        </w:r>
      </w:ins>
      <w:moveTo w:id="212" w:author="MenosG" w:date="2019-05-19T08:02:00Z">
        <w:del w:id="213" w:author="Filip Rynkiewicz" w:date="2019-05-21T12:45:00Z">
          <w:r w:rsidR="00AB2187" w:rsidDel="00297CF2">
            <w:rPr>
              <w:rStyle w:val="Hyperlink2"/>
            </w:rPr>
            <w:delText>, described in previous pages</w:delText>
          </w:r>
        </w:del>
        <w:r w:rsidR="00AB2187">
          <w:rPr>
            <w:rStyle w:val="Hyperlink2"/>
          </w:rPr>
          <w:t xml:space="preserve">, for equilibrium pupil state, and </w:t>
        </w:r>
        <w:proofErr w:type="spellStart"/>
        <w:r w:rsidR="00AB2187" w:rsidRPr="00AF5547">
          <w:rPr>
            <w:rStyle w:val="Hyperlink2"/>
          </w:rPr>
          <w:t>Longtin</w:t>
        </w:r>
        <w:proofErr w:type="spellEnd"/>
        <w:r w:rsidR="00AB2187">
          <w:rPr>
            <w:rStyle w:val="Hyperlink2"/>
          </w:rPr>
          <w:t xml:space="preserve"> </w:t>
        </w:r>
        <w:r w:rsidR="00AB2187" w:rsidRPr="00AF5547">
          <w:rPr>
            <w:rStyle w:val="Hyperlink2"/>
          </w:rPr>
          <w:t>and</w:t>
        </w:r>
        <w:r w:rsidR="00AB2187">
          <w:rPr>
            <w:rStyle w:val="Hyperlink2"/>
          </w:rPr>
          <w:t xml:space="preserve"> </w:t>
        </w:r>
        <w:r w:rsidR="00AB2187" w:rsidRPr="00AF5547">
          <w:rPr>
            <w:rStyle w:val="Hyperlink2"/>
          </w:rPr>
          <w:t>Milton’s</w:t>
        </w:r>
        <w:r w:rsidR="00AB2187">
          <w:rPr>
            <w:rStyle w:val="Hyperlink2"/>
          </w:rPr>
          <w:t xml:space="preserve"> time dependent pupil size</w:t>
        </w:r>
      </w:moveTo>
      <w:ins w:id="214" w:author="Filip Rynkiewicz" w:date="2019-05-21T12:38:00Z">
        <w:r w:rsidR="00E6045C">
          <w:rPr>
            <w:rStyle w:val="Hyperlink2"/>
          </w:rPr>
          <w:t xml:space="preserve"> which is described by time delayed </w:t>
        </w:r>
      </w:ins>
      <w:ins w:id="215" w:author="Filip Rynkiewicz" w:date="2019-05-21T12:39:00Z">
        <w:r w:rsidR="00E6045C">
          <w:rPr>
            <w:rStyle w:val="Hyperlink2"/>
          </w:rPr>
          <w:t>equation</w:t>
        </w:r>
      </w:ins>
      <w:moveTo w:id="216" w:author="MenosG" w:date="2019-05-19T08:02:00Z">
        <w:del w:id="217" w:author="Filip Rynkiewicz" w:date="2019-05-21T12:38:00Z">
          <w:r w:rsidR="00AB2187" w:rsidDel="00E6045C">
            <w:rPr>
              <w:rStyle w:val="Hyperlink2"/>
            </w:rPr>
            <w:delText xml:space="preserve"> model</w:delText>
          </w:r>
        </w:del>
        <w:r w:rsidR="00AB2187">
          <w:rPr>
            <w:rStyle w:val="Hyperlink2"/>
          </w:rPr>
          <w:t xml:space="preserve">. Given equation </w:t>
        </w:r>
        <w:r w:rsidR="00AB2187">
          <w:rPr>
            <w:rStyle w:val="Hyperlink2"/>
          </w:rPr>
          <w:fldChar w:fldCharType="begin"/>
        </w:r>
        <w:r w:rsidR="00AB2187">
          <w:rPr>
            <w:rStyle w:val="Hyperlink2"/>
          </w:rPr>
          <w:instrText xml:space="preserve"> REF _Ref5023987 \h </w:instrText>
        </w:r>
      </w:moveTo>
      <w:r w:rsidR="00AB2187">
        <w:rPr>
          <w:rStyle w:val="Hyperlink2"/>
        </w:rPr>
      </w:r>
      <w:moveTo w:id="218" w:author="MenosG" w:date="2019-05-19T08:02:00Z">
        <w:r w:rsidR="00AB2187">
          <w:rPr>
            <w:rStyle w:val="Hyperlink2"/>
          </w:rPr>
          <w:fldChar w:fldCharType="separate"/>
        </w:r>
        <w:r w:rsidR="00AB2187" w:rsidRPr="00625015">
          <w:rPr>
            <w:lang w:val="en-US"/>
            <w:rPrChange w:id="219" w:author="Filip Rynkiewicz" w:date="2019-05-21T12:09:00Z">
              <w:rPr/>
            </w:rPrChange>
          </w:rPr>
          <w:t xml:space="preserve">Figure </w:t>
        </w:r>
        <w:r w:rsidR="00AB2187" w:rsidRPr="00625015">
          <w:rPr>
            <w:noProof/>
            <w:lang w:val="en-US"/>
            <w:rPrChange w:id="220" w:author="Filip Rynkiewicz" w:date="2019-05-21T12:09:00Z">
              <w:rPr>
                <w:noProof/>
              </w:rPr>
            </w:rPrChange>
          </w:rPr>
          <w:t>15</w:t>
        </w:r>
        <w:r w:rsidR="00AB2187">
          <w:rPr>
            <w:rStyle w:val="Hyperlink2"/>
          </w:rPr>
          <w:fldChar w:fldCharType="end"/>
        </w:r>
        <w:r w:rsidR="00AB2187">
          <w:rPr>
            <w:rStyle w:val="Hyperlink2"/>
          </w:rPr>
          <w:t xml:space="preserve">  describes the behavior of dynamic changes of pupil in response to light where the pupillary latency, time delay between the instant in which the light pulse reaches the retina and the beginning of iridial reaction, is given by τ and time t. Parameter D describes the pupil diameter in millimeters, which is the output of solved equation.  </w:t>
        </w:r>
      </w:moveTo>
    </w:p>
    <w:moveToRangeEnd w:id="208"/>
    <w:p w14:paraId="0C2866ED" w14:textId="77777777" w:rsidR="000950B1" w:rsidRPr="00625015" w:rsidRDefault="000950B1">
      <w:pPr>
        <w:rPr>
          <w:rFonts w:eastAsiaTheme="majorEastAsia"/>
          <w:lang w:val="en-US"/>
          <w:rPrChange w:id="221" w:author="Filip Rynkiewicz" w:date="2019-05-21T12:09:00Z">
            <w:rPr>
              <w:rStyle w:val="Hyperlink2"/>
              <w:rFonts w:eastAsia="Arial Unicode MS" w:cs="Arial Unicode MS"/>
              <w:b w:val="0"/>
              <w:color w:val="000000"/>
              <w:sz w:val="20"/>
              <w:szCs w:val="20"/>
              <w:u w:val="none" w:color="000000"/>
              <w:bdr w:val="nil"/>
              <w:lang w:eastAsia="en-US"/>
            </w:rPr>
          </w:rPrChange>
        </w:rPr>
        <w:pPrChange w:id="222" w:author="MenosG" w:date="2019-05-18T18:34:00Z">
          <w:pPr>
            <w:pStyle w:val="Heading1"/>
          </w:pPr>
        </w:pPrChange>
      </w:pPr>
    </w:p>
    <w:p w14:paraId="6E07C1F0" w14:textId="0279A25A" w:rsidR="005D377C" w:rsidRPr="00625015" w:rsidDel="002E7A36" w:rsidRDefault="008A75A7" w:rsidP="008A75A7">
      <w:pPr>
        <w:rPr>
          <w:ins w:id="223" w:author="Piotr Napieralski" w:date="2019-05-18T08:57:00Z"/>
          <w:del w:id="224" w:author="MenosG" w:date="2019-05-19T09:23:00Z"/>
          <w:rStyle w:val="Hyperlink2"/>
          <w:rPrChange w:id="225" w:author="Filip Rynkiewicz" w:date="2019-05-21T12:09:00Z">
            <w:rPr>
              <w:ins w:id="226" w:author="Piotr Napieralski" w:date="2019-05-18T08:57:00Z"/>
              <w:del w:id="227" w:author="MenosG" w:date="2019-05-19T09:23:00Z"/>
              <w:rStyle w:val="Hyperlink2"/>
              <w:lang w:val="pl-PL"/>
            </w:rPr>
          </w:rPrChange>
        </w:rPr>
      </w:pPr>
      <w:ins w:id="228" w:author="Piotr Napieralski" w:date="2019-05-18T08:55:00Z">
        <w:del w:id="229" w:author="MenosG" w:date="2019-05-19T09:23:00Z">
          <w:r w:rsidRPr="00625015" w:rsidDel="002E7A36">
            <w:rPr>
              <w:rStyle w:val="Hyperlink2"/>
              <w:rPrChange w:id="230" w:author="Filip Rynkiewicz" w:date="2019-05-21T12:09:00Z">
                <w:rPr>
                  <w:rStyle w:val="Hyperlink2"/>
                  <w:lang w:val="pl-PL"/>
                </w:rPr>
              </w:rPrChange>
            </w:rPr>
            <w:delText>Troszkę opisu fizjologii którą modelują</w:delText>
          </w:r>
        </w:del>
      </w:ins>
      <w:ins w:id="231" w:author="Piotr Napieralski" w:date="2019-05-18T08:56:00Z">
        <w:del w:id="232" w:author="MenosG" w:date="2019-05-19T09:23:00Z">
          <w:r w:rsidRPr="00625015" w:rsidDel="002E7A36">
            <w:rPr>
              <w:rStyle w:val="Hyperlink2"/>
              <w:rPrChange w:id="233" w:author="Filip Rynkiewicz" w:date="2019-05-21T12:09:00Z">
                <w:rPr>
                  <w:rStyle w:val="Hyperlink2"/>
                  <w:lang w:val="pl-PL"/>
                </w:rPr>
              </w:rPrChange>
            </w:rPr>
            <w:delText xml:space="preserve">. </w:delText>
          </w:r>
        </w:del>
      </w:ins>
      <w:ins w:id="234" w:author="Piotr Napieralski" w:date="2019-05-18T08:57:00Z">
        <w:del w:id="235" w:author="MenosG" w:date="2019-05-19T09:23:00Z">
          <w:r w:rsidRPr="00625015" w:rsidDel="002E7A36">
            <w:rPr>
              <w:rStyle w:val="Hyperlink2"/>
              <w:rPrChange w:id="236" w:author="Filip Rynkiewicz" w:date="2019-05-21T12:09:00Z">
                <w:rPr>
                  <w:rStyle w:val="Hyperlink2"/>
                  <w:lang w:val="pl-PL"/>
                </w:rPr>
              </w:rPrChange>
            </w:rPr>
            <w:delText xml:space="preserve">Istotne jest modelowanie dynamicznych zmian. </w:delText>
          </w:r>
        </w:del>
      </w:ins>
      <w:ins w:id="237" w:author="Piotr Napieralski" w:date="2019-05-18T08:56:00Z">
        <w:del w:id="238" w:author="MenosG" w:date="2019-05-19T09:23:00Z">
          <w:r w:rsidRPr="00625015" w:rsidDel="002E7A36">
            <w:rPr>
              <w:rStyle w:val="Hyperlink2"/>
              <w:rPrChange w:id="239" w:author="Filip Rynkiewicz" w:date="2019-05-21T12:09:00Z">
                <w:rPr>
                  <w:rStyle w:val="Hyperlink2"/>
                  <w:lang w:val="pl-PL"/>
                </w:rPr>
              </w:rPrChange>
            </w:rPr>
            <w:delText xml:space="preserve">Mały stade of art. Metod i na końcu wskazanie na </w:delText>
          </w:r>
        </w:del>
      </w:ins>
      <w:ins w:id="240" w:author="Piotr Napieralski" w:date="2019-05-18T08:55:00Z">
        <w:del w:id="241" w:author="MenosG" w:date="2019-05-19T09:23:00Z">
          <w:r w:rsidRPr="00625015" w:rsidDel="002E7A36">
            <w:rPr>
              <w:rStyle w:val="Hyperlink2"/>
              <w:rPrChange w:id="242" w:author="Filip Rynkiewicz" w:date="2019-05-21T12:09:00Z">
                <w:rPr>
                  <w:rStyle w:val="Hyperlink2"/>
                  <w:lang w:val="pl-PL"/>
                </w:rPr>
              </w:rPrChange>
            </w:rPr>
            <w:delText xml:space="preserve"> Pampeluna</w:delText>
          </w:r>
        </w:del>
      </w:ins>
      <w:ins w:id="243" w:author="Piotr Napieralski" w:date="2019-05-18T08:56:00Z">
        <w:del w:id="244" w:author="MenosG" w:date="2019-05-19T09:23:00Z">
          <w:r w:rsidRPr="00625015" w:rsidDel="002E7A36">
            <w:rPr>
              <w:rStyle w:val="Hyperlink2"/>
              <w:rPrChange w:id="245" w:author="Filip Rynkiewicz" w:date="2019-05-21T12:09:00Z">
                <w:rPr>
                  <w:rStyle w:val="Hyperlink2"/>
                  <w:lang w:val="pl-PL"/>
                </w:rPr>
              </w:rPrChange>
            </w:rPr>
            <w:delText xml:space="preserve"> że najlepszy ?</w:delText>
          </w:r>
        </w:del>
      </w:ins>
      <w:ins w:id="246" w:author="Piotr Napieralski" w:date="2019-05-18T08:55:00Z">
        <w:del w:id="247" w:author="MenosG" w:date="2019-05-19T09:23:00Z">
          <w:r w:rsidRPr="00625015" w:rsidDel="002E7A36">
            <w:rPr>
              <w:rStyle w:val="Hyperlink2"/>
              <w:rPrChange w:id="248" w:author="Filip Rynkiewicz" w:date="2019-05-21T12:09:00Z">
                <w:rPr>
                  <w:rStyle w:val="Hyperlink2"/>
                  <w:lang w:val="pl-PL"/>
                </w:rPr>
              </w:rPrChange>
            </w:rPr>
            <w:delText xml:space="preserve"> </w:delText>
          </w:r>
        </w:del>
      </w:ins>
    </w:p>
    <w:p w14:paraId="54E07595" w14:textId="714A1D3F" w:rsidR="008A75A7" w:rsidRPr="00625015" w:rsidDel="002E7A36" w:rsidRDefault="008A75A7" w:rsidP="008A75A7">
      <w:pPr>
        <w:rPr>
          <w:ins w:id="249" w:author="Piotr Napieralski" w:date="2019-05-18T08:58:00Z"/>
          <w:del w:id="250" w:author="MenosG" w:date="2019-05-19T09:23:00Z"/>
          <w:rStyle w:val="Hyperlink2"/>
          <w:rPrChange w:id="251" w:author="Filip Rynkiewicz" w:date="2019-05-21T12:09:00Z">
            <w:rPr>
              <w:ins w:id="252" w:author="Piotr Napieralski" w:date="2019-05-18T08:58:00Z"/>
              <w:del w:id="253" w:author="MenosG" w:date="2019-05-19T09:23:00Z"/>
              <w:rStyle w:val="Hyperlink2"/>
              <w:lang w:val="pl-PL"/>
            </w:rPr>
          </w:rPrChange>
        </w:rPr>
      </w:pPr>
      <w:ins w:id="254" w:author="Piotr Napieralski" w:date="2019-05-18T08:58:00Z">
        <w:del w:id="255" w:author="MenosG" w:date="2019-05-19T09:23:00Z">
          <w:r w:rsidRPr="00625015" w:rsidDel="002E7A36">
            <w:rPr>
              <w:rStyle w:val="Hyperlink2"/>
              <w:rPrChange w:id="256" w:author="Filip Rynkiewicz" w:date="2019-05-21T12:09:00Z">
                <w:rPr>
                  <w:rStyle w:val="Hyperlink2"/>
                  <w:lang w:val="pl-PL"/>
                </w:rPr>
              </w:rPrChange>
            </w:rPr>
            <w:delText>Tutaj state i opis pampeluny (z równaniem bez obrazków)</w:delText>
          </w:r>
        </w:del>
      </w:ins>
    </w:p>
    <w:p w14:paraId="67EF8A53" w14:textId="1FD70EE7" w:rsidR="008A75A7" w:rsidRPr="00625015" w:rsidDel="002E7A36" w:rsidRDefault="008A75A7" w:rsidP="008A75A7">
      <w:pPr>
        <w:rPr>
          <w:ins w:id="257" w:author="Piotr Napieralski" w:date="2019-05-18T08:57:00Z"/>
          <w:del w:id="258" w:author="MenosG" w:date="2019-05-19T09:23:00Z"/>
          <w:rStyle w:val="Hyperlink2"/>
          <w:rPrChange w:id="259" w:author="Filip Rynkiewicz" w:date="2019-05-21T12:09:00Z">
            <w:rPr>
              <w:ins w:id="260" w:author="Piotr Napieralski" w:date="2019-05-18T08:57:00Z"/>
              <w:del w:id="261" w:author="MenosG" w:date="2019-05-19T09:23:00Z"/>
              <w:rStyle w:val="Hyperlink2"/>
              <w:lang w:val="pl-PL"/>
            </w:rPr>
          </w:rPrChange>
        </w:rPr>
      </w:pPr>
    </w:p>
    <w:p w14:paraId="0D538CDA" w14:textId="1C676D46" w:rsidR="008A75A7" w:rsidRPr="00880554" w:rsidRDefault="008A75A7" w:rsidP="008A75A7">
      <w:pPr>
        <w:pStyle w:val="Tre"/>
        <w:rPr>
          <w:ins w:id="262" w:author="Piotr Napieralski" w:date="2019-05-18T08:59:00Z"/>
          <w:rStyle w:val="Hyperlink2"/>
          <w:color w:val="5B9BD5" w:themeColor="accent1"/>
        </w:rPr>
      </w:pPr>
      <w:ins w:id="263" w:author="Piotr Napieralski" w:date="2019-05-18T08:59:00Z">
        <w:del w:id="264" w:author="MenosG" w:date="2019-05-19T09:23:00Z">
          <w:r w:rsidDel="002E7A36">
            <w:rPr>
              <w:rStyle w:val="Hyperlink2"/>
              <w:color w:val="auto"/>
            </w:rPr>
            <w:delText>Model was used</w:delText>
          </w:r>
        </w:del>
        <w:r>
          <w:rPr>
            <w:rStyle w:val="Hyperlink2"/>
            <w:color w:val="auto"/>
          </w:rPr>
          <w:t xml:space="preserve"> </w:t>
        </w:r>
        <w:del w:id="265" w:author="MenosG" w:date="2019-05-19T08:01:00Z">
          <w:r w:rsidDel="00AB2187">
            <w:rPr>
              <w:rStyle w:val="Hyperlink2"/>
            </w:rPr>
            <w:delText>(Pamplona, Oliveira and Baranoski, 2009)</w:delText>
          </w:r>
          <w:r w:rsidDel="00AB2187">
            <w:rPr>
              <w:rStyle w:val="Hyperlink2"/>
              <w:color w:val="auto"/>
            </w:rPr>
            <w:delText xml:space="preserve">. </w:delText>
          </w:r>
        </w:del>
        <w:r>
          <w:rPr>
            <w:rStyle w:val="Hyperlink2"/>
            <w:color w:val="auto"/>
          </w:rPr>
          <w:t xml:space="preserve">This model </w:t>
        </w:r>
        <w:proofErr w:type="gramStart"/>
        <w:r>
          <w:rPr>
            <w:rStyle w:val="Hyperlink2"/>
            <w:color w:val="auto"/>
          </w:rPr>
          <w:t>is able to</w:t>
        </w:r>
        <w:proofErr w:type="gramEnd"/>
        <w:r>
          <w:rPr>
            <w:rStyle w:val="Hyperlink2"/>
            <w:color w:val="auto"/>
          </w:rPr>
          <w:t xml:space="preserve"> describe changes of individual pupil on specific light conditions. </w:t>
        </w:r>
        <w:proofErr w:type="gramStart"/>
        <w:r>
          <w:rPr>
            <w:rStyle w:val="Hyperlink2"/>
            <w:color w:val="auto"/>
          </w:rPr>
          <w:t>Despite the fact that</w:t>
        </w:r>
        <w:proofErr w:type="gramEnd"/>
        <w:r>
          <w:rPr>
            <w:rStyle w:val="Hyperlink2"/>
            <w:color w:val="auto"/>
          </w:rPr>
          <w:t xml:space="preserve"> </w:t>
        </w:r>
        <w:r>
          <w:rPr>
            <w:rStyle w:val="Hyperlink2"/>
          </w:rPr>
          <w:t>Pamplona</w:t>
        </w:r>
        <w:r w:rsidDel="001B2662">
          <w:rPr>
            <w:rStyle w:val="Hyperlink2"/>
            <w:color w:val="auto"/>
          </w:rPr>
          <w:t xml:space="preserve"> </w:t>
        </w:r>
        <w:r>
          <w:rPr>
            <w:rStyle w:val="Hyperlink2"/>
            <w:color w:val="auto"/>
          </w:rPr>
          <w:t xml:space="preserve">is based on Moon and Spencer’s function and not the newest </w:t>
        </w:r>
        <w:proofErr w:type="spellStart"/>
        <w:r w:rsidRPr="001B3592">
          <w:rPr>
            <w:rStyle w:val="Hyperlink2"/>
            <w:color w:val="auto"/>
          </w:rPr>
          <w:t>Wattson</w:t>
        </w:r>
        <w:proofErr w:type="spellEnd"/>
        <w:r w:rsidRPr="001B3592">
          <w:rPr>
            <w:rStyle w:val="Hyperlink2"/>
            <w:color w:val="auto"/>
          </w:rPr>
          <w:t xml:space="preserve"> and </w:t>
        </w:r>
        <w:proofErr w:type="spellStart"/>
        <w:r w:rsidRPr="001B3592">
          <w:rPr>
            <w:rStyle w:val="Hyperlink2"/>
            <w:color w:val="auto"/>
          </w:rPr>
          <w:t>Yellot</w:t>
        </w:r>
        <w:proofErr w:type="spellEnd"/>
        <w:r>
          <w:rPr>
            <w:rStyle w:val="Hyperlink2"/>
            <w:color w:val="auto"/>
          </w:rPr>
          <w:t>, the literature shows that this method gives very high correlation with real life scenarios</w:t>
        </w:r>
      </w:ins>
      <w:ins w:id="266" w:author="Filip Rynkiewicz" w:date="2019-05-21T12:46:00Z">
        <w:r w:rsidR="00917F34">
          <w:rPr>
            <w:rStyle w:val="Hyperlink2"/>
            <w:color w:val="auto"/>
          </w:rPr>
          <w:t>.</w:t>
        </w:r>
      </w:ins>
      <w:ins w:id="267" w:author="Piotr Napieralski" w:date="2019-05-18T08:59:00Z">
        <w:del w:id="268" w:author="Filip Rynkiewicz" w:date="2019-05-21T12:46:00Z">
          <w:r w:rsidDel="00917F34">
            <w:rPr>
              <w:rStyle w:val="Hyperlink2"/>
              <w:color w:val="auto"/>
            </w:rPr>
            <w:delText xml:space="preserve"> with mean error lesser than 10%.</w:delText>
          </w:r>
        </w:del>
      </w:ins>
    </w:p>
    <w:p w14:paraId="594F31FA" w14:textId="77777777" w:rsidR="008A75A7" w:rsidRDefault="008A75A7" w:rsidP="008A75A7">
      <w:pPr>
        <w:pStyle w:val="Tre"/>
        <w:keepNext/>
        <w:rPr>
          <w:ins w:id="269" w:author="Piotr Napieralski" w:date="2019-05-18T08:59:00Z"/>
        </w:rPr>
      </w:pPr>
      <w:ins w:id="270" w:author="Piotr Napieralski" w:date="2019-05-18T08:59:00Z">
        <w:r>
          <w:rPr>
            <w:noProof/>
          </w:rPr>
          <w:lastRenderedPageBreak/>
          <w:drawing>
            <wp:inline distT="0" distB="0" distL="0" distR="0" wp14:anchorId="55B5DD67" wp14:editId="3CFB9AE0">
              <wp:extent cx="5761355" cy="830580"/>
              <wp:effectExtent l="0" t="0" r="0" b="7620"/>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355" cy="830580"/>
                      </a:xfrm>
                      <a:prstGeom prst="rect">
                        <a:avLst/>
                      </a:prstGeom>
                    </pic:spPr>
                  </pic:pic>
                </a:graphicData>
              </a:graphic>
            </wp:inline>
          </w:drawing>
        </w:r>
      </w:ins>
    </w:p>
    <w:p w14:paraId="4E3D3928" w14:textId="77777777" w:rsidR="008A75A7" w:rsidRPr="00880554" w:rsidRDefault="008A75A7" w:rsidP="008A75A7">
      <w:pPr>
        <w:pStyle w:val="Caption"/>
        <w:rPr>
          <w:ins w:id="271" w:author="Piotr Napieralski" w:date="2019-05-18T08:59:00Z"/>
          <w:rStyle w:val="Hyperlink2"/>
          <w:color w:val="5B9BD5" w:themeColor="accent1"/>
        </w:rPr>
      </w:pPr>
      <w:ins w:id="272" w:author="Piotr Napieralski" w:date="2019-05-18T08:59:00Z">
        <w:r w:rsidRPr="007B53D7">
          <w:rPr>
            <w:lang w:val="en-US"/>
          </w:rPr>
          <w:t xml:space="preserve">Figure </w:t>
        </w:r>
        <w:r>
          <w:fldChar w:fldCharType="begin"/>
        </w:r>
        <w:r w:rsidRPr="007B53D7">
          <w:rPr>
            <w:lang w:val="en-US"/>
          </w:rPr>
          <w:instrText xml:space="preserve"> SEQ Figure \* ARABIC </w:instrText>
        </w:r>
        <w:r>
          <w:fldChar w:fldCharType="separate"/>
        </w:r>
        <w:r w:rsidRPr="007B53D7">
          <w:rPr>
            <w:noProof/>
            <w:lang w:val="en-US"/>
          </w:rPr>
          <w:t>15</w:t>
        </w:r>
        <w:r>
          <w:fldChar w:fldCharType="end"/>
        </w:r>
        <w:r w:rsidRPr="007B53D7">
          <w:rPr>
            <w:lang w:val="en-US"/>
          </w:rPr>
          <w:t xml:space="preserve">. Equation for </w:t>
        </w:r>
        <w:r>
          <w:rPr>
            <w:rStyle w:val="Hyperlink2"/>
          </w:rPr>
          <w:t>Pamplona</w:t>
        </w:r>
        <w:r w:rsidRPr="007B53D7" w:rsidDel="001B2662">
          <w:rPr>
            <w:lang w:val="en-US"/>
          </w:rPr>
          <w:t xml:space="preserve"> </w:t>
        </w:r>
      </w:ins>
    </w:p>
    <w:p w14:paraId="1DC69E9B" w14:textId="77777777" w:rsidR="008A75A7" w:rsidRPr="00880554" w:rsidRDefault="008A75A7" w:rsidP="008A75A7">
      <w:pPr>
        <w:pStyle w:val="Tre"/>
        <w:rPr>
          <w:ins w:id="273" w:author="Piotr Napieralski" w:date="2019-05-18T08:59:00Z"/>
          <w:rStyle w:val="Hyperlink2"/>
          <w:color w:val="5B9BD5" w:themeColor="accent1"/>
        </w:rPr>
      </w:pPr>
    </w:p>
    <w:p w14:paraId="67BF6970" w14:textId="6F2ADFA8" w:rsidR="008A75A7" w:rsidDel="00AB2187" w:rsidRDefault="008A75A7" w:rsidP="008A75A7">
      <w:pPr>
        <w:pStyle w:val="Tre"/>
        <w:rPr>
          <w:ins w:id="274" w:author="Piotr Napieralski" w:date="2019-05-18T08:59:00Z"/>
          <w:moveFrom w:id="275" w:author="MenosG" w:date="2019-05-19T08:02:00Z"/>
          <w:rStyle w:val="Hyperlink2"/>
          <w:rFonts w:cs="Times New Roman"/>
          <w:color w:val="auto"/>
        </w:rPr>
      </w:pPr>
      <w:moveFromRangeStart w:id="276" w:author="MenosG" w:date="2019-05-19T08:02:00Z" w:name="move9145366"/>
      <w:moveFrom w:id="277" w:author="MenosG" w:date="2019-05-19T08:02:00Z">
        <w:ins w:id="278" w:author="Piotr Napieralski" w:date="2019-05-18T08:59:00Z">
          <w:r w:rsidDel="00AB2187">
            <w:rPr>
              <w:rStyle w:val="Hyperlink2"/>
              <w:rFonts w:cs="Times New Roman"/>
              <w:color w:val="auto"/>
            </w:rPr>
            <w:t xml:space="preserve">Idea of this model is to cooperate Moon and Spencer equation, described in previous pages, for equilibrium pupil state, and </w:t>
          </w:r>
          <w:r w:rsidRPr="00AF5547" w:rsidDel="00AB2187">
            <w:rPr>
              <w:rStyle w:val="Hyperlink2"/>
              <w:rFonts w:cs="Times New Roman"/>
              <w:color w:val="auto"/>
            </w:rPr>
            <w:t>Longtin</w:t>
          </w:r>
          <w:r w:rsidDel="00AB2187">
            <w:rPr>
              <w:rStyle w:val="Hyperlink2"/>
              <w:rFonts w:cs="Times New Roman"/>
              <w:color w:val="auto"/>
            </w:rPr>
            <w:t xml:space="preserve"> </w:t>
          </w:r>
          <w:r w:rsidRPr="00AF5547" w:rsidDel="00AB2187">
            <w:rPr>
              <w:rStyle w:val="Hyperlink2"/>
              <w:rFonts w:cs="Times New Roman"/>
              <w:color w:val="auto"/>
            </w:rPr>
            <w:t>and</w:t>
          </w:r>
          <w:r w:rsidDel="00AB2187">
            <w:rPr>
              <w:rStyle w:val="Hyperlink2"/>
              <w:rFonts w:cs="Times New Roman"/>
              <w:color w:val="auto"/>
            </w:rPr>
            <w:t xml:space="preserve"> </w:t>
          </w:r>
          <w:r w:rsidRPr="00AF5547" w:rsidDel="00AB2187">
            <w:rPr>
              <w:rStyle w:val="Hyperlink2"/>
              <w:rFonts w:cs="Times New Roman"/>
              <w:color w:val="auto"/>
            </w:rPr>
            <w:t>Milton’s</w:t>
          </w:r>
          <w:r w:rsidDel="00AB2187">
            <w:rPr>
              <w:rStyle w:val="Hyperlink2"/>
              <w:rFonts w:cs="Times New Roman"/>
              <w:color w:val="auto"/>
            </w:rPr>
            <w:t xml:space="preserve"> time dependent pupil size model. </w:t>
          </w:r>
          <w:r w:rsidDel="00AB2187">
            <w:rPr>
              <w:rStyle w:val="Hyperlink2"/>
              <w:color w:val="auto"/>
            </w:rPr>
            <w:t xml:space="preserve">Given equation </w:t>
          </w:r>
          <w:r w:rsidDel="00AB2187">
            <w:rPr>
              <w:rStyle w:val="Hyperlink2"/>
            </w:rPr>
            <w:fldChar w:fldCharType="begin"/>
          </w:r>
          <w:r w:rsidDel="00AB2187">
            <w:rPr>
              <w:rStyle w:val="Hyperlink2"/>
              <w:color w:val="auto"/>
            </w:rPr>
            <w:instrText xml:space="preserve"> REF _Ref5023987 \h </w:instrText>
          </w:r>
        </w:ins>
      </w:moveFrom>
      <w:del w:id="279" w:author="MenosG" w:date="2019-05-19T08:02:00Z">
        <w:r w:rsidDel="00AB2187">
          <w:rPr>
            <w:rStyle w:val="Hyperlink2"/>
          </w:rPr>
        </w:r>
      </w:del>
      <w:moveFrom w:id="280" w:author="MenosG" w:date="2019-05-19T08:02:00Z">
        <w:ins w:id="281" w:author="Piotr Napieralski" w:date="2019-05-18T08:59:00Z">
          <w:r w:rsidDel="00AB2187">
            <w:rPr>
              <w:rStyle w:val="Hyperlink2"/>
            </w:rPr>
            <w:fldChar w:fldCharType="separate"/>
          </w:r>
          <w:r w:rsidRPr="007B53D7" w:rsidDel="00AB2187">
            <w:t xml:space="preserve">Figure </w:t>
          </w:r>
          <w:r w:rsidRPr="007B53D7" w:rsidDel="00AB2187">
            <w:rPr>
              <w:noProof/>
            </w:rPr>
            <w:t>15</w:t>
          </w:r>
          <w:r w:rsidDel="00AB2187">
            <w:rPr>
              <w:rStyle w:val="Hyperlink2"/>
            </w:rPr>
            <w:fldChar w:fldCharType="end"/>
          </w:r>
          <w:r w:rsidDel="00AB2187">
            <w:rPr>
              <w:rStyle w:val="Hyperlink2"/>
              <w:color w:val="auto"/>
            </w:rPr>
            <w:t xml:space="preserve">  describes the behavior of dynamic changes of pupil in response to light where the pupillary latency, time delay between the instant in which the light pulse reaches the retina and the beginning of iridial reaction, is given by </w:t>
          </w:r>
          <w:r w:rsidDel="00AB2187">
            <w:rPr>
              <w:rStyle w:val="Hyperlink2"/>
              <w:rFonts w:cs="Times New Roman"/>
              <w:color w:val="auto"/>
            </w:rPr>
            <w:t xml:space="preserve">τ and time t. Parameter D describes the pupil diameter in millimeters, which is the output of solved equation.  </w:t>
          </w:r>
        </w:ins>
      </w:moveFrom>
    </w:p>
    <w:moveFromRangeEnd w:id="276"/>
    <w:p w14:paraId="353CD251" w14:textId="77777777" w:rsidR="008A75A7" w:rsidRPr="007B53D7" w:rsidRDefault="008A75A7" w:rsidP="008A75A7">
      <w:pPr>
        <w:pStyle w:val="Tre"/>
        <w:rPr>
          <w:ins w:id="282" w:author="Piotr Napieralski" w:date="2019-05-18T08:59:00Z"/>
          <w:rStyle w:val="Hyperlink2"/>
          <w:color w:val="auto"/>
        </w:rPr>
      </w:pPr>
    </w:p>
    <w:p w14:paraId="795D4517" w14:textId="4713E313" w:rsidR="008A75A7" w:rsidRPr="0011735C" w:rsidDel="002E7A36" w:rsidRDefault="008A75A7" w:rsidP="008A75A7">
      <w:pPr>
        <w:pStyle w:val="Tre"/>
        <w:rPr>
          <w:ins w:id="283" w:author="Piotr Napieralski" w:date="2019-05-18T08:59:00Z"/>
          <w:moveFrom w:id="284" w:author="MenosG" w:date="2019-05-19T09:24:00Z"/>
          <w:rStyle w:val="Hyperlink2"/>
          <w:color w:val="auto"/>
        </w:rPr>
      </w:pPr>
      <w:moveFromRangeStart w:id="285" w:author="MenosG" w:date="2019-05-19T09:24:00Z" w:name="move9150294"/>
      <w:moveFrom w:id="286" w:author="MenosG" w:date="2019-05-19T09:24:00Z">
        <w:ins w:id="287" w:author="Piotr Napieralski" w:date="2019-05-18T08:59:00Z">
          <w:r w:rsidRPr="0011735C" w:rsidDel="002E7A36">
            <w:rPr>
              <w:rStyle w:val="Hyperlink2"/>
              <w:color w:val="auto"/>
            </w:rPr>
            <w:t>Experiment</w:t>
          </w:r>
        </w:ins>
      </w:moveFrom>
    </w:p>
    <w:p w14:paraId="0A307121" w14:textId="3093EE56" w:rsidR="008A75A7" w:rsidRPr="00625015" w:rsidDel="002E7A36" w:rsidRDefault="008A75A7" w:rsidP="008A75A7">
      <w:pPr>
        <w:pStyle w:val="Tre"/>
        <w:rPr>
          <w:ins w:id="288" w:author="Piotr Napieralski" w:date="2019-05-18T08:59:00Z"/>
          <w:moveFrom w:id="289" w:author="MenosG" w:date="2019-05-19T09:24:00Z"/>
          <w:rStyle w:val="Hyperlink2"/>
          <w:color w:val="auto"/>
          <w:rPrChange w:id="290" w:author="Filip Rynkiewicz" w:date="2019-05-21T12:12:00Z">
            <w:rPr>
              <w:ins w:id="291" w:author="Piotr Napieralski" w:date="2019-05-18T08:59:00Z"/>
              <w:moveFrom w:id="292" w:author="MenosG" w:date="2019-05-19T09:24:00Z"/>
              <w:rStyle w:val="Hyperlink2"/>
              <w:color w:val="auto"/>
              <w:lang w:val="pl-PL"/>
            </w:rPr>
          </w:rPrChange>
        </w:rPr>
      </w:pPr>
      <w:moveFrom w:id="293" w:author="MenosG" w:date="2019-05-19T09:24:00Z">
        <w:ins w:id="294" w:author="Piotr Napieralski" w:date="2019-05-18T08:59:00Z">
          <w:r w:rsidRPr="00C37132" w:rsidDel="002E7A36">
            <w:rPr>
              <w:rStyle w:val="Hyperlink2"/>
              <w:color w:val="auto"/>
            </w:rPr>
            <w:t>In experiment various scenarios w</w:t>
          </w:r>
          <w:r w:rsidDel="002E7A36">
            <w:rPr>
              <w:rStyle w:val="Hyperlink2"/>
              <w:color w:val="auto"/>
            </w:rPr>
            <w:t xml:space="preserve">as tested. In each of them the </w:t>
          </w:r>
          <w:r w:rsidRPr="00C37132" w:rsidDel="002E7A36">
            <w:rPr>
              <w:rStyle w:val="Hyperlink2"/>
              <w:color w:val="auto"/>
            </w:rPr>
            <w:t>person on whom the experiment is carried out</w:t>
          </w:r>
          <w:r w:rsidDel="002E7A36">
            <w:rPr>
              <w:rStyle w:val="Hyperlink2"/>
              <w:color w:val="auto"/>
            </w:rPr>
            <w:t xml:space="preserve"> was asked to always look forward, with free to move their head, without </w:t>
          </w:r>
          <w:r w:rsidRPr="00F37EF6" w:rsidDel="002E7A36">
            <w:rPr>
              <w:rStyle w:val="Hyperlink2"/>
              <w:color w:val="auto"/>
            </w:rPr>
            <w:t>squinting</w:t>
          </w:r>
          <w:r w:rsidDel="002E7A36">
            <w:rPr>
              <w:rStyle w:val="Hyperlink2"/>
              <w:color w:val="auto"/>
            </w:rPr>
            <w:t xml:space="preserve"> eyes to ensure that both eye-tracker and light detector will give best results. Presented below figures shows deviation that can be treated as non-light triggered changes. </w:t>
          </w:r>
          <w:r w:rsidRPr="00625015" w:rsidDel="002E7A36">
            <w:rPr>
              <w:rStyle w:val="Hyperlink2"/>
              <w:color w:val="auto"/>
              <w:rPrChange w:id="295" w:author="Filip Rynkiewicz" w:date="2019-05-21T12:12:00Z">
                <w:rPr>
                  <w:rStyle w:val="Hyperlink2"/>
                  <w:color w:val="auto"/>
                  <w:lang w:val="pl-PL"/>
                </w:rPr>
              </w:rPrChange>
            </w:rPr>
            <w:t>&lt;Opisac kilka eksperymentow&gt;</w:t>
          </w:r>
        </w:ins>
      </w:moveFrom>
    </w:p>
    <w:p w14:paraId="7F70B682" w14:textId="362B2871" w:rsidR="008A75A7" w:rsidRPr="00625015" w:rsidDel="002E7A36" w:rsidRDefault="008A75A7" w:rsidP="008A75A7">
      <w:pPr>
        <w:pStyle w:val="Tre"/>
        <w:rPr>
          <w:ins w:id="296" w:author="Piotr Napieralski" w:date="2019-05-18T08:59:00Z"/>
          <w:moveFrom w:id="297" w:author="MenosG" w:date="2019-05-19T09:24:00Z"/>
          <w:rStyle w:val="Hyperlink2"/>
          <w:color w:val="auto"/>
          <w:rPrChange w:id="298" w:author="Filip Rynkiewicz" w:date="2019-05-21T12:12:00Z">
            <w:rPr>
              <w:ins w:id="299" w:author="Piotr Napieralski" w:date="2019-05-18T08:59:00Z"/>
              <w:moveFrom w:id="300" w:author="MenosG" w:date="2019-05-19T09:24:00Z"/>
              <w:rStyle w:val="Hyperlink2"/>
              <w:color w:val="auto"/>
              <w:lang w:val="pl-PL"/>
            </w:rPr>
          </w:rPrChange>
        </w:rPr>
      </w:pPr>
    </w:p>
    <w:p w14:paraId="221689EC" w14:textId="730EFF71" w:rsidR="008A75A7" w:rsidRPr="00625015" w:rsidDel="002E7A36" w:rsidRDefault="008A75A7" w:rsidP="008A75A7">
      <w:pPr>
        <w:pStyle w:val="Tre"/>
        <w:rPr>
          <w:ins w:id="301" w:author="Piotr Napieralski" w:date="2019-05-18T08:59:00Z"/>
          <w:moveFrom w:id="302" w:author="MenosG" w:date="2019-05-19T09:24:00Z"/>
          <w:rStyle w:val="Hyperlink2"/>
          <w:color w:val="auto"/>
          <w:rPrChange w:id="303" w:author="Filip Rynkiewicz" w:date="2019-05-21T12:12:00Z">
            <w:rPr>
              <w:ins w:id="304" w:author="Piotr Napieralski" w:date="2019-05-18T08:59:00Z"/>
              <w:moveFrom w:id="305" w:author="MenosG" w:date="2019-05-19T09:24:00Z"/>
              <w:rStyle w:val="Hyperlink2"/>
              <w:color w:val="auto"/>
              <w:lang w:val="pl-PL"/>
            </w:rPr>
          </w:rPrChange>
        </w:rPr>
      </w:pPr>
      <w:moveFrom w:id="306" w:author="MenosG" w:date="2019-05-19T09:24:00Z">
        <w:ins w:id="307" w:author="Piotr Napieralski" w:date="2019-05-18T08:59:00Z">
          <w:r w:rsidRPr="00625015" w:rsidDel="002E7A36">
            <w:rPr>
              <w:rStyle w:val="Hyperlink2"/>
              <w:color w:val="auto"/>
              <w:rPrChange w:id="308" w:author="Filip Rynkiewicz" w:date="2019-05-21T12:12:00Z">
                <w:rPr>
                  <w:rStyle w:val="Hyperlink2"/>
                  <w:color w:val="auto"/>
                  <w:lang w:val="pl-PL"/>
                </w:rPr>
              </w:rPrChange>
            </w:rPr>
            <w:t>&lt;Mam kodziks od Pampelony musze wygenerowac obrazki&gt;</w:t>
          </w:r>
        </w:ins>
      </w:moveFrom>
    </w:p>
    <w:moveFromRangeEnd w:id="285"/>
    <w:p w14:paraId="54753B13" w14:textId="77777777" w:rsidR="008A75A7" w:rsidRPr="00625015" w:rsidRDefault="008A75A7">
      <w:pPr>
        <w:rPr>
          <w:rStyle w:val="Hyperlink2"/>
          <w:rFonts w:eastAsia="Arial Unicode MS" w:cs="Arial Unicode MS"/>
          <w:color w:val="000000"/>
          <w:u w:color="000000"/>
          <w:bdr w:val="nil"/>
          <w:lang w:eastAsia="en-US"/>
          <w:rPrChange w:id="309" w:author="Filip Rynkiewicz" w:date="2019-05-21T12:12:00Z">
            <w:rPr>
              <w:rStyle w:val="Hyperlink2"/>
              <w:rFonts w:eastAsia="Arial Unicode MS" w:cs="Arial Unicode MS"/>
              <w:color w:val="000000"/>
              <w:sz w:val="20"/>
              <w:szCs w:val="20"/>
              <w:u w:val="none" w:color="000000"/>
              <w:bdr w:val="nil"/>
              <w:lang w:val="pl-PL" w:eastAsia="en-US"/>
            </w:rPr>
          </w:rPrChange>
        </w:rPr>
        <w:pPrChange w:id="310" w:author="Piotr Napieralski" w:date="2019-05-18T08:55:00Z">
          <w:pPr>
            <w:pStyle w:val="Heading1"/>
          </w:pPr>
        </w:pPrChange>
      </w:pPr>
    </w:p>
    <w:p w14:paraId="59B379A6" w14:textId="77777777" w:rsidR="005D377C" w:rsidRPr="00625015" w:rsidRDefault="005D377C" w:rsidP="000950B1">
      <w:pPr>
        <w:pStyle w:val="Heading1"/>
        <w:rPr>
          <w:rStyle w:val="Hyperlink2"/>
          <w:rPrChange w:id="311" w:author="Filip Rynkiewicz" w:date="2019-05-21T12:12:00Z">
            <w:rPr>
              <w:rStyle w:val="Hyperlink2"/>
              <w:lang w:val="pl-PL"/>
            </w:rPr>
          </w:rPrChange>
        </w:rPr>
      </w:pPr>
    </w:p>
    <w:p w14:paraId="139E9472" w14:textId="3AA7FD76" w:rsidR="008B6CE6" w:rsidRPr="00CF0A22" w:rsidRDefault="00E87BAC" w:rsidP="000950B1">
      <w:pPr>
        <w:pStyle w:val="Heading1"/>
        <w:rPr>
          <w:lang w:val="en-US"/>
        </w:rPr>
      </w:pPr>
      <w:r w:rsidRPr="00CF0A22">
        <w:rPr>
          <w:rStyle w:val="Hyperlink2"/>
        </w:rPr>
        <w:t>DESCRIPTION OF THE RESEARCH ENVIRONMENT</w:t>
      </w:r>
    </w:p>
    <w:p w14:paraId="4B1FEE57" w14:textId="77777777" w:rsidR="008B6CE6" w:rsidRPr="00CF0A22" w:rsidRDefault="008B6CE6" w:rsidP="00E87BAC">
      <w:pPr>
        <w:pStyle w:val="Header"/>
        <w:rPr>
          <w:lang w:val="en-US"/>
        </w:rPr>
      </w:pPr>
    </w:p>
    <w:p w14:paraId="4BDF4373" w14:textId="5C4A49C9" w:rsidR="0088062E" w:rsidRDefault="007F177F" w:rsidP="00E87BAC">
      <w:pPr>
        <w:pStyle w:val="Header"/>
        <w:rPr>
          <w:ins w:id="312" w:author="MenosG" w:date="2019-04-15T20:47:00Z"/>
          <w:lang w:val="en-US"/>
        </w:rPr>
      </w:pPr>
      <w:ins w:id="313" w:author="MenosG" w:date="2019-04-15T20:09:00Z">
        <w:r>
          <w:rPr>
            <w:lang w:val="en-US"/>
          </w:rPr>
          <w:t>In order to</w:t>
        </w:r>
      </w:ins>
      <w:ins w:id="314" w:author="MenosG" w:date="2019-04-15T20:10:00Z">
        <w:r>
          <w:rPr>
            <w:lang w:val="en-US"/>
          </w:rPr>
          <w:t xml:space="preserve"> record pupil changes </w:t>
        </w:r>
      </w:ins>
      <w:ins w:id="315" w:author="MenosG" w:date="2019-04-15T20:11:00Z">
        <w:r>
          <w:rPr>
            <w:lang w:val="en-US"/>
          </w:rPr>
          <w:t xml:space="preserve">caused by </w:t>
        </w:r>
      </w:ins>
      <w:ins w:id="316" w:author="MenosG" w:date="2019-04-15T20:13:00Z">
        <w:r w:rsidR="00303803">
          <w:rPr>
            <w:lang w:val="en-US"/>
          </w:rPr>
          <w:t xml:space="preserve">either the </w:t>
        </w:r>
      </w:ins>
      <w:ins w:id="317" w:author="MenosG" w:date="2019-04-15T20:11:00Z">
        <w:r>
          <w:rPr>
            <w:lang w:val="en-US"/>
          </w:rPr>
          <w:t xml:space="preserve">internal </w:t>
        </w:r>
      </w:ins>
      <w:ins w:id="318" w:author="MenosG" w:date="2019-04-15T20:13:00Z">
        <w:r w:rsidR="00303803">
          <w:rPr>
            <w:lang w:val="en-US"/>
          </w:rPr>
          <w:t>or</w:t>
        </w:r>
      </w:ins>
      <w:ins w:id="319" w:author="MenosG" w:date="2019-04-15T20:11:00Z">
        <w:r>
          <w:rPr>
            <w:lang w:val="en-US"/>
          </w:rPr>
          <w:t xml:space="preserve"> external factors</w:t>
        </w:r>
      </w:ins>
      <w:ins w:id="320" w:author="MenosG" w:date="2019-04-15T20:17:00Z">
        <w:r w:rsidR="00303803">
          <w:rPr>
            <w:lang w:val="en-US"/>
          </w:rPr>
          <w:t>,</w:t>
        </w:r>
      </w:ins>
      <w:ins w:id="321" w:author="MenosG" w:date="2019-04-15T20:11:00Z">
        <w:r>
          <w:rPr>
            <w:lang w:val="en-US"/>
          </w:rPr>
          <w:t xml:space="preserve"> </w:t>
        </w:r>
      </w:ins>
      <w:ins w:id="322" w:author="MenosG" w:date="2019-04-15T20:12:00Z">
        <w:r>
          <w:rPr>
            <w:lang w:val="en-US"/>
          </w:rPr>
          <w:t xml:space="preserve">device called eye-tracker </w:t>
        </w:r>
      </w:ins>
      <w:ins w:id="323" w:author="MenosG" w:date="2019-04-15T20:17:00Z">
        <w:r w:rsidR="00303803">
          <w:rPr>
            <w:lang w:val="en-US"/>
          </w:rPr>
          <w:t>can be</w:t>
        </w:r>
      </w:ins>
      <w:ins w:id="324" w:author="MenosG" w:date="2019-04-15T20:12:00Z">
        <w:r>
          <w:rPr>
            <w:lang w:val="en-US"/>
          </w:rPr>
          <w:t xml:space="preserve"> used.</w:t>
        </w:r>
      </w:ins>
      <w:ins w:id="325" w:author="MenosG" w:date="2019-04-15T20:17:00Z">
        <w:r w:rsidR="00303803">
          <w:rPr>
            <w:lang w:val="en-US"/>
          </w:rPr>
          <w:t xml:space="preserve"> Ma</w:t>
        </w:r>
      </w:ins>
      <w:ins w:id="326" w:author="MenosG" w:date="2019-04-15T20:18:00Z">
        <w:r w:rsidR="00303803">
          <w:rPr>
            <w:lang w:val="en-US"/>
          </w:rPr>
          <w:t xml:space="preserve">in task of those devices </w:t>
        </w:r>
      </w:ins>
      <w:ins w:id="327" w:author="MenosG" w:date="2019-04-15T20:22:00Z">
        <w:r w:rsidR="00303803">
          <w:rPr>
            <w:lang w:val="en-US"/>
          </w:rPr>
          <w:t>is</w:t>
        </w:r>
      </w:ins>
      <w:ins w:id="328" w:author="MenosG" w:date="2019-04-15T20:18:00Z">
        <w:r w:rsidR="00303803">
          <w:rPr>
            <w:lang w:val="en-US"/>
          </w:rPr>
          <w:t xml:space="preserve"> </w:t>
        </w:r>
      </w:ins>
      <w:ins w:id="329" w:author="MenosG" w:date="2019-04-15T20:21:00Z">
        <w:r w:rsidR="00303803">
          <w:rPr>
            <w:lang w:val="en-US"/>
          </w:rPr>
          <w:t>to track</w:t>
        </w:r>
      </w:ins>
      <w:ins w:id="330" w:author="MenosG" w:date="2019-04-15T20:18:00Z">
        <w:r w:rsidR="00303803">
          <w:rPr>
            <w:lang w:val="en-US"/>
          </w:rPr>
          <w:t xml:space="preserve"> and </w:t>
        </w:r>
      </w:ins>
      <w:ins w:id="331" w:author="MenosG" w:date="2019-04-15T20:21:00Z">
        <w:r w:rsidR="00303803">
          <w:rPr>
            <w:lang w:val="en-US"/>
          </w:rPr>
          <w:t>record</w:t>
        </w:r>
      </w:ins>
      <w:ins w:id="332" w:author="MenosG" w:date="2019-04-15T20:18:00Z">
        <w:r w:rsidR="00303803">
          <w:rPr>
            <w:lang w:val="en-US"/>
          </w:rPr>
          <w:t xml:space="preserve"> gaze, </w:t>
        </w:r>
      </w:ins>
      <w:ins w:id="333" w:author="MenosG" w:date="2019-04-15T20:20:00Z">
        <w:r w:rsidR="00303803">
          <w:rPr>
            <w:lang w:val="en-US"/>
          </w:rPr>
          <w:t xml:space="preserve">but in addition others </w:t>
        </w:r>
      </w:ins>
      <w:ins w:id="334" w:author="MenosG" w:date="2019-04-15T20:22:00Z">
        <w:r w:rsidR="00303803">
          <w:rPr>
            <w:lang w:val="en-US"/>
          </w:rPr>
          <w:t xml:space="preserve">vital </w:t>
        </w:r>
      </w:ins>
      <w:ins w:id="335" w:author="MenosG" w:date="2019-04-15T20:21:00Z">
        <w:r w:rsidR="00303803">
          <w:rPr>
            <w:lang w:val="en-US"/>
          </w:rPr>
          <w:t>oculography parameters can be recorded.</w:t>
        </w:r>
      </w:ins>
      <w:ins w:id="336" w:author="MenosG" w:date="2019-04-15T20:22:00Z">
        <w:r w:rsidR="00303803">
          <w:rPr>
            <w:lang w:val="en-US"/>
          </w:rPr>
          <w:t xml:space="preserve"> Blink occurrence</w:t>
        </w:r>
      </w:ins>
      <w:ins w:id="337" w:author="MenosG" w:date="2019-04-15T20:23:00Z">
        <w:r w:rsidR="006740E6">
          <w:rPr>
            <w:lang w:val="en-US"/>
          </w:rPr>
          <w:t xml:space="preserve"> frequency</w:t>
        </w:r>
      </w:ins>
      <w:ins w:id="338" w:author="MenosG" w:date="2019-04-15T20:22:00Z">
        <w:r w:rsidR="00303803">
          <w:rPr>
            <w:lang w:val="en-US"/>
          </w:rPr>
          <w:t xml:space="preserve">, saccades detection and real time pupil size monitoring, </w:t>
        </w:r>
      </w:ins>
      <w:ins w:id="339" w:author="MenosG" w:date="2019-04-15T20:23:00Z">
        <w:r w:rsidR="006740E6">
          <w:rPr>
            <w:lang w:val="en-US"/>
          </w:rPr>
          <w:t>are the most common</w:t>
        </w:r>
      </w:ins>
      <w:ins w:id="340" w:author="MenosG" w:date="2019-04-15T20:24:00Z">
        <w:r w:rsidR="006740E6">
          <w:rPr>
            <w:lang w:val="en-US"/>
          </w:rPr>
          <w:t xml:space="preserve"> ones.</w:t>
        </w:r>
      </w:ins>
      <w:ins w:id="341" w:author="MenosG" w:date="2019-04-15T20:33:00Z">
        <w:r w:rsidR="0095448F">
          <w:rPr>
            <w:lang w:val="en-US"/>
          </w:rPr>
          <w:t xml:space="preserve"> </w:t>
        </w:r>
      </w:ins>
      <w:ins w:id="342" w:author="MenosG" w:date="2019-04-15T20:45:00Z">
        <w:r w:rsidR="0088062E">
          <w:rPr>
            <w:lang w:val="en-US"/>
          </w:rPr>
          <w:t>In order to record those changes multiple, either InfraRed or RGB, cameras must be used</w:t>
        </w:r>
      </w:ins>
      <w:ins w:id="343" w:author="MenosG" w:date="2019-04-15T20:46:00Z">
        <w:r w:rsidR="0088062E">
          <w:rPr>
            <w:lang w:val="en-US"/>
          </w:rPr>
          <w:t xml:space="preserve">. </w:t>
        </w:r>
      </w:ins>
      <w:ins w:id="344" w:author="MenosG" w:date="2019-04-15T20:47:00Z">
        <w:r w:rsidR="0088062E">
          <w:rPr>
            <w:lang w:val="en-US"/>
          </w:rPr>
          <w:t>A</w:t>
        </w:r>
        <w:r w:rsidR="0088062E" w:rsidRPr="0088062E">
          <w:rPr>
            <w:lang w:val="en-US"/>
          </w:rPr>
          <w:t>rrangement</w:t>
        </w:r>
        <w:r w:rsidR="0088062E">
          <w:rPr>
            <w:lang w:val="en-US"/>
          </w:rPr>
          <w:t xml:space="preserve"> of those camera can be used to distinguish two main types of eye trackers. </w:t>
        </w:r>
      </w:ins>
    </w:p>
    <w:p w14:paraId="0F96E9C0" w14:textId="77777777" w:rsidR="000900B5" w:rsidRDefault="000900B5" w:rsidP="00E87BAC">
      <w:pPr>
        <w:pStyle w:val="Header"/>
        <w:rPr>
          <w:ins w:id="345" w:author="MenosG" w:date="2019-04-15T21:03:00Z"/>
          <w:lang w:val="en-US"/>
        </w:rPr>
      </w:pPr>
    </w:p>
    <w:p w14:paraId="45241BD6" w14:textId="7FF6C057" w:rsidR="000900B5" w:rsidRPr="00536DBE" w:rsidRDefault="0088062E" w:rsidP="00E87BAC">
      <w:pPr>
        <w:pStyle w:val="Header"/>
        <w:rPr>
          <w:ins w:id="346" w:author="MenosG" w:date="2019-05-06T20:21:00Z"/>
          <w:lang w:val="en-US"/>
        </w:rPr>
      </w:pPr>
      <w:ins w:id="347" w:author="MenosG" w:date="2019-04-15T20:47:00Z">
        <w:r>
          <w:rPr>
            <w:lang w:val="en-US"/>
          </w:rPr>
          <w:t>Head-mounted</w:t>
        </w:r>
      </w:ins>
      <w:ins w:id="348" w:author="MenosG" w:date="2019-04-15T20:48:00Z">
        <w:r>
          <w:rPr>
            <w:lang w:val="en-US"/>
          </w:rPr>
          <w:t xml:space="preserve"> eye trackers</w:t>
        </w:r>
      </w:ins>
      <w:ins w:id="349" w:author="MenosG" w:date="2019-04-15T20:53:00Z">
        <w:r w:rsidR="000900B5">
          <w:rPr>
            <w:lang w:val="en-US"/>
          </w:rPr>
          <w:t>,</w:t>
        </w:r>
      </w:ins>
      <w:ins w:id="350" w:author="MenosG" w:date="2019-04-15T20:48:00Z">
        <w:r>
          <w:rPr>
            <w:lang w:val="en-US"/>
          </w:rPr>
          <w:t xml:space="preserve"> </w:t>
        </w:r>
      </w:ins>
      <w:ins w:id="351" w:author="MenosG" w:date="2019-04-15T20:53:00Z">
        <w:r>
          <w:rPr>
            <w:lang w:val="en-US"/>
          </w:rPr>
          <w:t>mostly in glasses shape</w:t>
        </w:r>
        <w:r w:rsidR="000900B5">
          <w:rPr>
            <w:lang w:val="en-US"/>
          </w:rPr>
          <w:t xml:space="preserve">, </w:t>
        </w:r>
      </w:ins>
      <w:ins w:id="352" w:author="MenosG" w:date="2019-04-15T20:48:00Z">
        <w:r>
          <w:rPr>
            <w:lang w:val="en-US"/>
          </w:rPr>
          <w:t xml:space="preserve">have </w:t>
        </w:r>
      </w:ins>
      <w:ins w:id="353" w:author="MenosG" w:date="2019-04-15T21:02:00Z">
        <w:r w:rsidR="000900B5">
          <w:rPr>
            <w:lang w:val="en-US"/>
          </w:rPr>
          <w:t>multiple</w:t>
        </w:r>
      </w:ins>
      <w:ins w:id="354" w:author="MenosG" w:date="2019-04-15T20:48:00Z">
        <w:r>
          <w:rPr>
            <w:lang w:val="en-US"/>
          </w:rPr>
          <w:t xml:space="preserve"> camera</w:t>
        </w:r>
      </w:ins>
      <w:ins w:id="355" w:author="MenosG" w:date="2019-04-15T20:52:00Z">
        <w:r>
          <w:rPr>
            <w:lang w:val="en-US"/>
          </w:rPr>
          <w:t>s</w:t>
        </w:r>
      </w:ins>
      <w:ins w:id="356" w:author="MenosG" w:date="2019-04-15T20:48:00Z">
        <w:r>
          <w:rPr>
            <w:lang w:val="en-US"/>
          </w:rPr>
          <w:t xml:space="preserve"> aimed directly onto subject eyes</w:t>
        </w:r>
      </w:ins>
      <w:ins w:id="357" w:author="MenosG" w:date="2019-04-15T21:01:00Z">
        <w:r w:rsidR="000900B5">
          <w:rPr>
            <w:lang w:val="en-US"/>
          </w:rPr>
          <w:t xml:space="preserve">, and one so called </w:t>
        </w:r>
        <w:r w:rsidR="000900B5" w:rsidRPr="00F63B49">
          <w:rPr>
            <w:i/>
            <w:lang w:val="en-US"/>
            <w:rPrChange w:id="358" w:author="MenosG" w:date="2019-05-06T20:11:00Z">
              <w:rPr>
                <w:lang w:val="en-US"/>
              </w:rPr>
            </w:rPrChange>
          </w:rPr>
          <w:t>global</w:t>
        </w:r>
        <w:r w:rsidR="000900B5">
          <w:rPr>
            <w:lang w:val="en-US"/>
          </w:rPr>
          <w:t xml:space="preserve"> to </w:t>
        </w:r>
      </w:ins>
      <w:ins w:id="359" w:author="MenosG" w:date="2019-04-15T21:29:00Z">
        <w:r w:rsidR="00654CB8">
          <w:rPr>
            <w:lang w:val="en-US"/>
          </w:rPr>
          <w:t xml:space="preserve">record </w:t>
        </w:r>
        <w:r w:rsidR="00654CB8" w:rsidRPr="00654CB8">
          <w:rPr>
            <w:lang w:val="en-US"/>
          </w:rPr>
          <w:t>scene in front of</w:t>
        </w:r>
      </w:ins>
      <w:ins w:id="360" w:author="MenosG" w:date="2019-04-15T21:30:00Z">
        <w:r w:rsidR="00654CB8">
          <w:rPr>
            <w:lang w:val="en-US"/>
          </w:rPr>
          <w:t xml:space="preserve"> </w:t>
        </w:r>
      </w:ins>
      <w:ins w:id="361" w:author="MenosG" w:date="2019-04-15T21:29:00Z">
        <w:r w:rsidR="00654CB8" w:rsidRPr="00654CB8">
          <w:rPr>
            <w:lang w:val="en-US"/>
          </w:rPr>
          <w:t>the subject</w:t>
        </w:r>
      </w:ins>
      <w:ins w:id="362" w:author="MenosG" w:date="2019-04-15T21:03:00Z">
        <w:r w:rsidR="004D0682">
          <w:rPr>
            <w:lang w:val="en-US"/>
          </w:rPr>
          <w:t>.</w:t>
        </w:r>
      </w:ins>
      <w:ins w:id="363" w:author="MenosG" w:date="2019-05-06T20:18:00Z">
        <w:r w:rsidR="00653E18">
          <w:rPr>
            <w:lang w:val="en-US"/>
          </w:rPr>
          <w:t xml:space="preserve"> </w:t>
        </w:r>
      </w:ins>
      <w:ins w:id="364" w:author="MenosG" w:date="2019-04-15T21:06:00Z">
        <w:r w:rsidR="004D0682">
          <w:rPr>
            <w:lang w:val="en-US"/>
          </w:rPr>
          <w:t xml:space="preserve"> </w:t>
        </w:r>
      </w:ins>
      <w:ins w:id="365" w:author="MenosG" w:date="2019-05-06T20:16:00Z">
        <w:r w:rsidR="00F63B49" w:rsidRPr="00F63B49">
          <w:rPr>
            <w:lang w:val="en-US"/>
          </w:rPr>
          <w:t>The greatest advantage of these devices is their mobility</w:t>
        </w:r>
      </w:ins>
      <w:ins w:id="366" w:author="MenosG" w:date="2019-05-06T20:17:00Z">
        <w:r w:rsidR="00653E18">
          <w:rPr>
            <w:lang w:val="en-US"/>
          </w:rPr>
          <w:t>, which</w:t>
        </w:r>
      </w:ins>
      <w:ins w:id="367" w:author="MenosG" w:date="2019-05-06T20:14:00Z">
        <w:r w:rsidR="00F63B49">
          <w:rPr>
            <w:lang w:val="en-US"/>
          </w:rPr>
          <w:t xml:space="preserve"> allow</w:t>
        </w:r>
      </w:ins>
      <w:ins w:id="368" w:author="MenosG" w:date="2019-05-06T20:18:00Z">
        <w:r w:rsidR="00653E18">
          <w:rPr>
            <w:lang w:val="en-US"/>
          </w:rPr>
          <w:t>s</w:t>
        </w:r>
      </w:ins>
      <w:ins w:id="369" w:author="MenosG" w:date="2019-05-06T20:14:00Z">
        <w:r w:rsidR="00F63B49">
          <w:rPr>
            <w:lang w:val="en-US"/>
          </w:rPr>
          <w:t xml:space="preserve"> subject to move </w:t>
        </w:r>
      </w:ins>
      <w:ins w:id="370" w:author="Filip Rynkiewicz" w:date="2019-05-21T13:06:00Z">
        <w:r w:rsidR="008E62CB">
          <w:rPr>
            <w:lang w:val="en-US"/>
          </w:rPr>
          <w:t xml:space="preserve">head </w:t>
        </w:r>
      </w:ins>
      <w:ins w:id="371" w:author="MenosG" w:date="2019-05-06T20:14:00Z">
        <w:r w:rsidR="00F63B49">
          <w:rPr>
            <w:lang w:val="en-US"/>
          </w:rPr>
          <w:t>freely</w:t>
        </w:r>
      </w:ins>
      <w:ins w:id="372" w:author="MenosG" w:date="2019-05-06T20:18:00Z">
        <w:r w:rsidR="00653E18">
          <w:rPr>
            <w:lang w:val="en-US"/>
          </w:rPr>
          <w:t xml:space="preserve"> and</w:t>
        </w:r>
      </w:ins>
      <w:ins w:id="373" w:author="MenosG" w:date="2019-05-06T20:15:00Z">
        <w:r w:rsidR="00F63B49">
          <w:rPr>
            <w:lang w:val="en-US"/>
          </w:rPr>
          <w:t xml:space="preserve"> change </w:t>
        </w:r>
      </w:ins>
      <w:ins w:id="374" w:author="MenosG" w:date="2019-05-06T20:17:00Z">
        <w:r w:rsidR="00653E18">
          <w:rPr>
            <w:lang w:val="en-US"/>
          </w:rPr>
          <w:t>locations</w:t>
        </w:r>
      </w:ins>
      <w:ins w:id="375" w:author="MenosG" w:date="2019-05-06T20:18:00Z">
        <w:r w:rsidR="00653E18">
          <w:rPr>
            <w:lang w:val="en-US"/>
          </w:rPr>
          <w:t>.</w:t>
        </w:r>
      </w:ins>
      <w:ins w:id="376" w:author="MenosG" w:date="2019-05-06T20:19:00Z">
        <w:r w:rsidR="00653E18">
          <w:rPr>
            <w:lang w:val="en-US"/>
          </w:rPr>
          <w:t xml:space="preserve"> </w:t>
        </w:r>
      </w:ins>
      <w:ins w:id="377" w:author="MenosG" w:date="2019-05-06T20:22:00Z">
        <w:r w:rsidR="00653E18">
          <w:rPr>
            <w:lang w:val="en-US"/>
          </w:rPr>
          <w:t>The biggest disadvantage is</w:t>
        </w:r>
      </w:ins>
      <w:ins w:id="378" w:author="MenosG" w:date="2019-05-06T20:39:00Z">
        <w:r w:rsidR="00536DBE">
          <w:rPr>
            <w:lang w:val="en-US"/>
          </w:rPr>
          <w:t xml:space="preserve"> that they have lower</w:t>
        </w:r>
      </w:ins>
      <w:ins w:id="379" w:author="MenosG" w:date="2019-05-06T20:40:00Z">
        <w:r w:rsidR="00536DBE">
          <w:rPr>
            <w:lang w:val="en-US"/>
          </w:rPr>
          <w:t xml:space="preserve"> </w:t>
        </w:r>
        <w:r w:rsidR="00536DBE" w:rsidRPr="00536DBE">
          <w:rPr>
            <w:rStyle w:val="linkify"/>
            <w:lang w:val="en-US"/>
            <w:rPrChange w:id="380" w:author="MenosG" w:date="2019-05-06T20:40:00Z">
              <w:rPr>
                <w:rStyle w:val="linkify"/>
              </w:rPr>
            </w:rPrChange>
          </w:rPr>
          <w:t>precision a</w:t>
        </w:r>
        <w:r w:rsidR="00536DBE">
          <w:rPr>
            <w:rStyle w:val="linkify"/>
            <w:lang w:val="en-US"/>
          </w:rPr>
          <w:t>nd accuracy compared with stationary one</w:t>
        </w:r>
      </w:ins>
      <w:ins w:id="381" w:author="MenosG" w:date="2019-05-06T20:42:00Z">
        <w:r w:rsidR="00536DBE">
          <w:rPr>
            <w:rStyle w:val="linkify"/>
            <w:lang w:val="en-US"/>
          </w:rPr>
          <w:t xml:space="preserve">, because of the </w:t>
        </w:r>
      </w:ins>
      <w:ins w:id="382" w:author="MenosG" w:date="2019-05-06T20:43:00Z">
        <w:r w:rsidR="00536DBE">
          <w:rPr>
            <w:rStyle w:val="linkify"/>
            <w:lang w:val="en-US"/>
          </w:rPr>
          <w:t xml:space="preserve">subject </w:t>
        </w:r>
      </w:ins>
      <w:ins w:id="383" w:author="MenosG" w:date="2019-05-06T20:42:00Z">
        <w:r w:rsidR="00536DBE">
          <w:rPr>
            <w:rStyle w:val="linkify"/>
            <w:lang w:val="en-US"/>
          </w:rPr>
          <w:t>head m</w:t>
        </w:r>
      </w:ins>
      <w:ins w:id="384" w:author="MenosG" w:date="2019-05-06T20:43:00Z">
        <w:r w:rsidR="00536DBE">
          <w:rPr>
            <w:rStyle w:val="linkify"/>
            <w:lang w:val="en-US"/>
          </w:rPr>
          <w:t>ovement.</w:t>
        </w:r>
      </w:ins>
    </w:p>
    <w:p w14:paraId="243C6699" w14:textId="77777777" w:rsidR="004D0682" w:rsidRDefault="004D0682" w:rsidP="00E87BAC">
      <w:pPr>
        <w:pStyle w:val="Header"/>
        <w:rPr>
          <w:ins w:id="385" w:author="MenosG" w:date="2019-04-15T21:03:00Z"/>
          <w:lang w:val="en-US"/>
        </w:rPr>
      </w:pPr>
    </w:p>
    <w:p w14:paraId="6306E80C" w14:textId="56BFB016" w:rsidR="0088062E" w:rsidRPr="004D0682" w:rsidRDefault="00654CB8" w:rsidP="00E87BAC">
      <w:pPr>
        <w:pStyle w:val="Header"/>
        <w:rPr>
          <w:ins w:id="386" w:author="MenosG" w:date="2019-04-15T20:47:00Z"/>
          <w:lang w:val="en-US"/>
        </w:rPr>
      </w:pPr>
      <w:ins w:id="387" w:author="MenosG" w:date="2019-04-15T21:31:00Z">
        <w:r>
          <w:rPr>
            <w:lang w:val="en-US"/>
          </w:rPr>
          <w:t>Second type of eye-trackers are so called r</w:t>
        </w:r>
      </w:ins>
      <w:ins w:id="388" w:author="MenosG" w:date="2019-04-15T20:47:00Z">
        <w:r w:rsidR="0088062E">
          <w:rPr>
            <w:lang w:val="en-US"/>
          </w:rPr>
          <w:t>emo</w:t>
        </w:r>
      </w:ins>
      <w:ins w:id="389" w:author="MenosG" w:date="2019-04-15T20:48:00Z">
        <w:r w:rsidR="0088062E">
          <w:rPr>
            <w:lang w:val="en-US"/>
          </w:rPr>
          <w:t>te-eye trackers</w:t>
        </w:r>
      </w:ins>
      <w:ins w:id="390" w:author="MenosG" w:date="2019-04-15T21:31:00Z">
        <w:r>
          <w:rPr>
            <w:lang w:val="en-US"/>
          </w:rPr>
          <w:t>. A</w:t>
        </w:r>
      </w:ins>
      <w:ins w:id="391" w:author="MenosG" w:date="2019-04-15T20:56:00Z">
        <w:r w:rsidR="000900B5">
          <w:rPr>
            <w:lang w:val="en-US"/>
          </w:rPr>
          <w:t xml:space="preserve"> nonintrusive </w:t>
        </w:r>
      </w:ins>
      <w:ins w:id="392" w:author="MenosG" w:date="2019-04-15T20:58:00Z">
        <w:r w:rsidR="000900B5" w:rsidRPr="000900B5">
          <w:rPr>
            <w:lang w:val="en-US"/>
            <w:rPrChange w:id="393" w:author="MenosG" w:date="2019-04-15T20:58:00Z">
              <w:rPr/>
            </w:rPrChange>
          </w:rPr>
          <w:t>peripheral</w:t>
        </w:r>
        <w:r w:rsidR="000900B5">
          <w:rPr>
            <w:lang w:val="en-US"/>
          </w:rPr>
          <w:t xml:space="preserve"> device that have no contact with human body</w:t>
        </w:r>
      </w:ins>
      <w:ins w:id="394" w:author="MenosG" w:date="2019-05-06T20:17:00Z">
        <w:r w:rsidR="00653E18">
          <w:rPr>
            <w:lang w:val="en-US"/>
          </w:rPr>
          <w:t xml:space="preserve">. Cameras that are placed </w:t>
        </w:r>
      </w:ins>
      <w:ins w:id="395" w:author="MenosG" w:date="2019-05-06T20:21:00Z">
        <w:r w:rsidR="00653E18">
          <w:rPr>
            <w:lang w:val="en-US"/>
          </w:rPr>
          <w:t>inside this device</w:t>
        </w:r>
      </w:ins>
      <w:ins w:id="396" w:author="MenosG" w:date="2019-05-06T20:17:00Z">
        <w:r w:rsidR="00653E18">
          <w:rPr>
            <w:lang w:val="en-US"/>
          </w:rPr>
          <w:t xml:space="preserve"> are</w:t>
        </w:r>
      </w:ins>
      <w:ins w:id="397" w:author="MenosG" w:date="2019-04-15T21:00:00Z">
        <w:r w:rsidR="000900B5">
          <w:rPr>
            <w:lang w:val="en-US"/>
          </w:rPr>
          <w:t xml:space="preserve"> aimed </w:t>
        </w:r>
      </w:ins>
      <w:ins w:id="398" w:author="MenosG" w:date="2019-04-15T21:39:00Z">
        <w:r w:rsidR="00EB1BD7">
          <w:rPr>
            <w:lang w:val="en-US"/>
          </w:rPr>
          <w:t xml:space="preserve">in front of the scene, where the face of subject </w:t>
        </w:r>
      </w:ins>
      <w:ins w:id="399" w:author="MenosG" w:date="2019-05-06T20:21:00Z">
        <w:r w:rsidR="00653E18">
          <w:rPr>
            <w:lang w:val="en-US"/>
          </w:rPr>
          <w:t>must be</w:t>
        </w:r>
      </w:ins>
      <w:ins w:id="400" w:author="MenosG" w:date="2019-04-15T21:39:00Z">
        <w:r w:rsidR="00EB1BD7">
          <w:rPr>
            <w:lang w:val="en-US"/>
          </w:rPr>
          <w:t xml:space="preserve"> present</w:t>
        </w:r>
      </w:ins>
      <w:ins w:id="401" w:author="MenosG" w:date="2019-04-15T21:03:00Z">
        <w:r w:rsidR="004D0682">
          <w:rPr>
            <w:lang w:val="en-US"/>
          </w:rPr>
          <w:t>.</w:t>
        </w:r>
      </w:ins>
      <w:ins w:id="402" w:author="MenosG" w:date="2019-05-06T20:40:00Z">
        <w:r w:rsidR="00536DBE">
          <w:rPr>
            <w:lang w:val="en-US"/>
          </w:rPr>
          <w:t xml:space="preserve"> </w:t>
        </w:r>
      </w:ins>
      <w:ins w:id="403" w:author="MenosG" w:date="2019-04-15T21:22:00Z">
        <w:r w:rsidR="00520002">
          <w:rPr>
            <w:lang w:val="en-US"/>
          </w:rPr>
          <w:t xml:space="preserve">Those </w:t>
        </w:r>
      </w:ins>
      <w:ins w:id="404" w:author="MenosG" w:date="2019-04-15T21:24:00Z">
        <w:r w:rsidR="00520002">
          <w:rPr>
            <w:lang w:val="en-US"/>
          </w:rPr>
          <w:t xml:space="preserve">are </w:t>
        </w:r>
      </w:ins>
      <w:ins w:id="405" w:author="MenosG" w:date="2019-04-15T21:22:00Z">
        <w:r w:rsidR="00520002" w:rsidRPr="00520002">
          <w:rPr>
            <w:lang w:val="en-US"/>
          </w:rPr>
          <w:t>stationary devices</w:t>
        </w:r>
        <w:r w:rsidR="00520002">
          <w:rPr>
            <w:lang w:val="en-US"/>
          </w:rPr>
          <w:t xml:space="preserve"> </w:t>
        </w:r>
      </w:ins>
      <w:ins w:id="406" w:author="MenosG" w:date="2019-04-15T21:25:00Z">
        <w:r>
          <w:rPr>
            <w:lang w:val="en-US"/>
          </w:rPr>
          <w:t>with</w:t>
        </w:r>
      </w:ins>
      <w:ins w:id="407" w:author="MenosG" w:date="2019-04-15T21:23:00Z">
        <w:r w:rsidR="00520002">
          <w:rPr>
            <w:lang w:val="en-US"/>
          </w:rPr>
          <w:t xml:space="preserve"> no possibility to change </w:t>
        </w:r>
      </w:ins>
      <w:ins w:id="408" w:author="MenosG" w:date="2019-04-15T21:25:00Z">
        <w:r>
          <w:rPr>
            <w:lang w:val="en-US"/>
          </w:rPr>
          <w:t>its</w:t>
        </w:r>
      </w:ins>
      <w:ins w:id="409" w:author="MenosG" w:date="2019-04-15T21:24:00Z">
        <w:r w:rsidR="00520002">
          <w:rPr>
            <w:lang w:val="en-US"/>
          </w:rPr>
          <w:t xml:space="preserve"> location, thus the test must take place in</w:t>
        </w:r>
      </w:ins>
      <w:ins w:id="410" w:author="MenosG" w:date="2019-04-15T21:25:00Z">
        <w:r>
          <w:rPr>
            <w:lang w:val="en-US"/>
          </w:rPr>
          <w:t xml:space="preserve"> same area.</w:t>
        </w:r>
      </w:ins>
      <w:ins w:id="411" w:author="MenosG" w:date="2019-04-15T21:26:00Z">
        <w:r>
          <w:rPr>
            <w:lang w:val="en-US"/>
          </w:rPr>
          <w:t xml:space="preserve"> </w:t>
        </w:r>
      </w:ins>
      <w:ins w:id="412" w:author="MenosG" w:date="2019-04-15T21:32:00Z">
        <w:r>
          <w:rPr>
            <w:lang w:val="en-US"/>
          </w:rPr>
          <w:t>The b</w:t>
        </w:r>
      </w:ins>
      <w:ins w:id="413" w:author="MenosG" w:date="2019-04-15T21:26:00Z">
        <w:r>
          <w:rPr>
            <w:lang w:val="en-US"/>
          </w:rPr>
          <w:t xml:space="preserve">iggest advantage </w:t>
        </w:r>
      </w:ins>
      <w:ins w:id="414" w:author="MenosG" w:date="2019-04-15T21:27:00Z">
        <w:r>
          <w:rPr>
            <w:lang w:val="en-US"/>
          </w:rPr>
          <w:t>over wearable eye tracker is</w:t>
        </w:r>
      </w:ins>
      <w:ins w:id="415" w:author="MenosG" w:date="2019-04-15T21:26:00Z">
        <w:r>
          <w:rPr>
            <w:lang w:val="en-US"/>
          </w:rPr>
          <w:t xml:space="preserve"> that this kind of eye tracker is nonintrusive</w:t>
        </w:r>
      </w:ins>
      <w:ins w:id="416" w:author="MenosG" w:date="2019-04-15T21:27:00Z">
        <w:r>
          <w:rPr>
            <w:lang w:val="en-US"/>
          </w:rPr>
          <w:t>, which is more suitable to</w:t>
        </w:r>
        <w:r w:rsidRPr="00654CB8">
          <w:rPr>
            <w:lang w:val="en-US"/>
          </w:rPr>
          <w:t xml:space="preserve"> study psychological reflexes</w:t>
        </w:r>
      </w:ins>
      <w:ins w:id="417" w:author="MenosG" w:date="2019-05-06T20:41:00Z">
        <w:r w:rsidR="00536DBE">
          <w:rPr>
            <w:lang w:val="en-US"/>
          </w:rPr>
          <w:t xml:space="preserve">. </w:t>
        </w:r>
      </w:ins>
      <w:ins w:id="418" w:author="MenosG" w:date="2019-05-06T20:43:00Z">
        <w:r w:rsidR="00536DBE">
          <w:rPr>
            <w:lang w:val="en-US"/>
          </w:rPr>
          <w:t>Thus,</w:t>
        </w:r>
      </w:ins>
      <w:ins w:id="419" w:author="MenosG" w:date="2019-05-06T20:41:00Z">
        <w:r w:rsidR="00536DBE">
          <w:rPr>
            <w:lang w:val="en-US"/>
          </w:rPr>
          <w:t xml:space="preserve"> the device </w:t>
        </w:r>
      </w:ins>
      <w:ins w:id="420" w:author="MenosG" w:date="2019-05-06T20:43:00Z">
        <w:r w:rsidR="00536DBE">
          <w:rPr>
            <w:lang w:val="en-US"/>
          </w:rPr>
          <w:t>is calibrated in the way that has</w:t>
        </w:r>
      </w:ins>
      <w:ins w:id="421" w:author="MenosG" w:date="2019-05-06T20:41:00Z">
        <w:r w:rsidR="00536DBE">
          <w:rPr>
            <w:lang w:val="en-US"/>
          </w:rPr>
          <w:t xml:space="preserve"> certain window where the eye of the subject must be </w:t>
        </w:r>
      </w:ins>
      <w:ins w:id="422" w:author="MenosG" w:date="2019-05-06T20:42:00Z">
        <w:r w:rsidR="00536DBE">
          <w:rPr>
            <w:lang w:val="en-US"/>
          </w:rPr>
          <w:t>visible</w:t>
        </w:r>
      </w:ins>
      <w:ins w:id="423" w:author="MenosG" w:date="2019-05-06T20:41:00Z">
        <w:r w:rsidR="00536DBE">
          <w:rPr>
            <w:lang w:val="en-US"/>
          </w:rPr>
          <w:t xml:space="preserve"> and there are no head movement</w:t>
        </w:r>
      </w:ins>
      <w:ins w:id="424" w:author="MenosG" w:date="2019-05-06T20:42:00Z">
        <w:r w:rsidR="00536DBE">
          <w:rPr>
            <w:lang w:val="en-US"/>
          </w:rPr>
          <w:t xml:space="preserve"> of subject</w:t>
        </w:r>
      </w:ins>
      <w:ins w:id="425" w:author="Filip Rynkiewicz" w:date="2019-05-21T13:07:00Z">
        <w:r w:rsidR="008E62CB">
          <w:rPr>
            <w:lang w:val="en-US"/>
          </w:rPr>
          <w:t xml:space="preserve">. </w:t>
        </w:r>
        <w:proofErr w:type="spellStart"/>
        <w:r w:rsidR="008E62CB">
          <w:rPr>
            <w:lang w:val="en-US"/>
          </w:rPr>
          <w:t>A</w:t>
        </w:r>
      </w:ins>
      <w:ins w:id="426" w:author="MenosG" w:date="2019-05-06T20:42:00Z">
        <w:del w:id="427" w:author="Filip Rynkiewicz" w:date="2019-05-21T13:07:00Z">
          <w:r w:rsidR="00536DBE" w:rsidDel="008E62CB">
            <w:rPr>
              <w:lang w:val="en-US"/>
            </w:rPr>
            <w:delText xml:space="preserve"> the ac</w:delText>
          </w:r>
        </w:del>
        <w:r w:rsidR="00536DBE">
          <w:rPr>
            <w:lang w:val="en-US"/>
          </w:rPr>
          <w:t>curacy</w:t>
        </w:r>
        <w:proofErr w:type="spellEnd"/>
        <w:r w:rsidR="00536DBE">
          <w:rPr>
            <w:lang w:val="en-US"/>
          </w:rPr>
          <w:t xml:space="preserve"> is higher in compare with wearable one.</w:t>
        </w:r>
      </w:ins>
    </w:p>
    <w:p w14:paraId="1070E374" w14:textId="40C225D7" w:rsidR="00E31B77" w:rsidDel="004D0682" w:rsidRDefault="00B35C9E" w:rsidP="00E87BAC">
      <w:pPr>
        <w:pStyle w:val="Header"/>
        <w:rPr>
          <w:del w:id="428" w:author="MenosG" w:date="2019-04-15T20:12:00Z"/>
          <w:lang w:val="en-US"/>
        </w:rPr>
      </w:pPr>
      <w:del w:id="429" w:author="MenosG" w:date="2019-04-15T20:12:00Z">
        <w:r w:rsidDel="007F177F">
          <w:rPr>
            <w:lang w:val="en-US"/>
          </w:rPr>
          <w:delText>Eye trackers are devices used to determinate and record vital oculographic parameters</w:delText>
        </w:r>
        <w:r w:rsidDel="007F177F">
          <w:rPr>
            <w:rStyle w:val="tlid-translation"/>
            <w:lang w:val="en"/>
          </w:rPr>
          <w:delText xml:space="preserve"> non-invasively.</w:delText>
        </w:r>
      </w:del>
    </w:p>
    <w:p w14:paraId="4A3367A9" w14:textId="64E84C75" w:rsidR="00EB1BD7" w:rsidRDefault="00EB1BD7" w:rsidP="007F177F">
      <w:pPr>
        <w:pStyle w:val="Header"/>
        <w:rPr>
          <w:ins w:id="430" w:author="MenosG" w:date="2019-05-06T20:27:00Z"/>
          <w:lang w:val="en-US"/>
        </w:rPr>
      </w:pPr>
    </w:p>
    <w:p w14:paraId="2A61F20C" w14:textId="2E463DF6" w:rsidR="008D6459" w:rsidDel="008E62CB" w:rsidRDefault="008D6459" w:rsidP="00E87BAC">
      <w:pPr>
        <w:pStyle w:val="Header"/>
        <w:rPr>
          <w:del w:id="431" w:author="Filip Rynkiewicz" w:date="2019-05-21T13:09:00Z"/>
          <w:lang w:val="en-US"/>
        </w:rPr>
      </w:pPr>
      <w:ins w:id="432" w:author="MenosG" w:date="2019-05-06T20:30:00Z">
        <w:r>
          <w:rPr>
            <w:lang w:val="en-US"/>
          </w:rPr>
          <w:t xml:space="preserve">Taking into consideration that experiment is aimed to real life scenarios like </w:t>
        </w:r>
      </w:ins>
      <w:ins w:id="433" w:author="MenosG" w:date="2019-05-06T20:31:00Z">
        <w:r>
          <w:rPr>
            <w:lang w:val="en-US"/>
          </w:rPr>
          <w:t>shopping</w:t>
        </w:r>
      </w:ins>
      <w:ins w:id="434" w:author="MenosG" w:date="2019-05-06T20:30:00Z">
        <w:r>
          <w:rPr>
            <w:lang w:val="en-US"/>
          </w:rPr>
          <w:t>, walking in the street</w:t>
        </w:r>
      </w:ins>
      <w:ins w:id="435" w:author="MenosG" w:date="2019-05-06T20:32:00Z">
        <w:r>
          <w:rPr>
            <w:lang w:val="en-US"/>
          </w:rPr>
          <w:t xml:space="preserve">, </w:t>
        </w:r>
      </w:ins>
      <w:ins w:id="436" w:author="MenosG" w:date="2019-05-06T20:33:00Z">
        <w:r>
          <w:rPr>
            <w:lang w:val="en-US"/>
          </w:rPr>
          <w:t xml:space="preserve">or event </w:t>
        </w:r>
      </w:ins>
      <w:ins w:id="437" w:author="MenosG" w:date="2019-05-06T20:32:00Z">
        <w:r>
          <w:rPr>
            <w:lang w:val="en-US"/>
          </w:rPr>
          <w:t>sport activity</w:t>
        </w:r>
      </w:ins>
      <w:ins w:id="438" w:author="MenosG" w:date="2019-05-06T20:34:00Z">
        <w:r>
          <w:rPr>
            <w:lang w:val="en-US"/>
          </w:rPr>
          <w:t>,</w:t>
        </w:r>
      </w:ins>
      <w:ins w:id="439" w:author="MenosG" w:date="2019-05-06T20:33:00Z">
        <w:r>
          <w:rPr>
            <w:lang w:val="en-US"/>
          </w:rPr>
          <w:t xml:space="preserve"> the </w:t>
        </w:r>
      </w:ins>
      <w:ins w:id="440" w:author="MenosG" w:date="2019-05-06T20:45:00Z">
        <w:r w:rsidR="00536DBE">
          <w:rPr>
            <w:lang w:val="en-US"/>
          </w:rPr>
          <w:t>most important property of the device must be its mobility.</w:t>
        </w:r>
      </w:ins>
      <w:ins w:id="441" w:author="MenosG" w:date="2019-05-06T20:44:00Z">
        <w:r w:rsidR="00536DBE">
          <w:rPr>
            <w:lang w:val="en-US"/>
          </w:rPr>
          <w:t xml:space="preserve"> </w:t>
        </w:r>
      </w:ins>
      <w:ins w:id="442" w:author="MenosG" w:date="2019-05-06T20:45:00Z">
        <w:r w:rsidR="00536DBE">
          <w:rPr>
            <w:lang w:val="en-US"/>
          </w:rPr>
          <w:t>Based on oth</w:t>
        </w:r>
      </w:ins>
      <w:ins w:id="443" w:author="MenosG" w:date="2019-05-06T20:46:00Z">
        <w:r w:rsidR="00536DBE">
          <w:rPr>
            <w:lang w:val="en-US"/>
          </w:rPr>
          <w:t xml:space="preserve">er </w:t>
        </w:r>
        <w:commentRangeStart w:id="444"/>
        <w:commentRangeStart w:id="445"/>
        <w:commentRangeStart w:id="446"/>
        <w:r w:rsidR="00536DBE">
          <w:rPr>
            <w:lang w:val="en-US"/>
          </w:rPr>
          <w:t xml:space="preserve">researchers </w:t>
        </w:r>
      </w:ins>
      <w:commentRangeEnd w:id="444"/>
      <w:ins w:id="447" w:author="MenosG" w:date="2019-05-06T20:49:00Z">
        <w:r w:rsidR="00D97922">
          <w:rPr>
            <w:rStyle w:val="CommentReference"/>
          </w:rPr>
          <w:commentReference w:id="444"/>
        </w:r>
      </w:ins>
      <w:commentRangeEnd w:id="445"/>
      <w:ins w:id="448" w:author="MenosG" w:date="2019-05-18T18:31:00Z">
        <w:r w:rsidR="000950B1">
          <w:rPr>
            <w:rStyle w:val="CommentReference"/>
          </w:rPr>
          <w:commentReference w:id="445"/>
        </w:r>
      </w:ins>
      <w:commentRangeEnd w:id="446"/>
      <w:ins w:id="449" w:author="MenosG" w:date="2019-05-18T18:33:00Z">
        <w:r w:rsidR="000950B1">
          <w:rPr>
            <w:rStyle w:val="CommentReference"/>
          </w:rPr>
          <w:commentReference w:id="446"/>
        </w:r>
      </w:ins>
      <w:ins w:id="450" w:author="MenosG" w:date="2019-05-06T20:46:00Z">
        <w:r w:rsidR="00536DBE">
          <w:rPr>
            <w:lang w:val="en-US"/>
          </w:rPr>
          <w:t>and solutions available in market the wearable eye tracker was chosen to this experiment. Second</w:t>
        </w:r>
      </w:ins>
      <w:ins w:id="451" w:author="MenosG" w:date="2019-05-06T20:47:00Z">
        <w:r w:rsidR="00536DBE">
          <w:rPr>
            <w:lang w:val="en-US"/>
          </w:rPr>
          <w:t xml:space="preserve"> </w:t>
        </w:r>
        <w:r w:rsidR="00536DBE">
          <w:rPr>
            <w:rStyle w:val="tw-bilingual-translation"/>
            <w:lang w:val="en"/>
          </w:rPr>
          <w:t xml:space="preserve">attribute of the device must be possibility to develop and implement </w:t>
        </w:r>
      </w:ins>
      <w:ins w:id="452" w:author="MenosG" w:date="2019-05-06T20:48:00Z">
        <w:r w:rsidR="00536DBE">
          <w:rPr>
            <w:rStyle w:val="tw-bilingual-translation"/>
            <w:lang w:val="en"/>
          </w:rPr>
          <w:t xml:space="preserve">new algorithms </w:t>
        </w:r>
      </w:ins>
      <w:ins w:id="453" w:author="MenosG" w:date="2019-05-06T20:50:00Z">
        <w:r w:rsidR="00D97922">
          <w:rPr>
            <w:rStyle w:val="tw-bilingual-translation"/>
            <w:lang w:val="en"/>
          </w:rPr>
          <w:t>of</w:t>
        </w:r>
      </w:ins>
      <w:ins w:id="454" w:author="MenosG" w:date="2019-05-06T20:48:00Z">
        <w:r w:rsidR="00536DBE">
          <w:rPr>
            <w:rStyle w:val="tw-bilingual-translation"/>
            <w:lang w:val="en"/>
          </w:rPr>
          <w:t xml:space="preserve"> </w:t>
        </w:r>
      </w:ins>
      <w:ins w:id="455" w:author="MenosG" w:date="2019-05-06T20:50:00Z">
        <w:r w:rsidR="00D97922">
          <w:rPr>
            <w:rStyle w:val="tw-bilingual-translation"/>
            <w:lang w:val="en"/>
          </w:rPr>
          <w:t>measuring pupil</w:t>
        </w:r>
      </w:ins>
      <w:ins w:id="456" w:author="MenosG" w:date="2019-05-06T20:48:00Z">
        <w:r w:rsidR="00536DBE">
          <w:rPr>
            <w:rStyle w:val="tw-bilingual-translation"/>
            <w:lang w:val="en"/>
          </w:rPr>
          <w:t xml:space="preserve"> changes</w:t>
        </w:r>
      </w:ins>
      <w:ins w:id="457" w:author="MenosG" w:date="2019-05-06T20:50:00Z">
        <w:r w:rsidR="00D97922">
          <w:rPr>
            <w:rStyle w:val="tw-bilingual-translation"/>
            <w:lang w:val="en"/>
          </w:rPr>
          <w:t xml:space="preserve"> in time</w:t>
        </w:r>
      </w:ins>
      <w:ins w:id="458" w:author="MenosG" w:date="2019-05-06T20:48:00Z">
        <w:r w:rsidR="00536DBE">
          <w:rPr>
            <w:rStyle w:val="tw-bilingual-translation"/>
            <w:lang w:val="en"/>
          </w:rPr>
          <w:t>.</w:t>
        </w:r>
      </w:ins>
      <w:ins w:id="459" w:author="MenosG" w:date="2019-05-06T20:50:00Z">
        <w:r w:rsidR="00D97922">
          <w:rPr>
            <w:rStyle w:val="tw-bilingual-translation"/>
            <w:lang w:val="en"/>
          </w:rPr>
          <w:t xml:space="preserve"> There are multiple DYI </w:t>
        </w:r>
      </w:ins>
      <w:ins w:id="460" w:author="MenosG" w:date="2019-05-06T20:51:00Z">
        <w:r w:rsidR="00D97922">
          <w:rPr>
            <w:rStyle w:val="tw-bilingual-translation"/>
            <w:lang w:val="en"/>
          </w:rPr>
          <w:t>wearable</w:t>
        </w:r>
      </w:ins>
      <w:ins w:id="461" w:author="MenosG" w:date="2019-05-06T20:50:00Z">
        <w:r w:rsidR="00D97922">
          <w:rPr>
            <w:rStyle w:val="tw-bilingual-translation"/>
            <w:lang w:val="en"/>
          </w:rPr>
          <w:t xml:space="preserve"> eye-</w:t>
        </w:r>
        <w:commentRangeStart w:id="462"/>
        <w:commentRangeStart w:id="463"/>
        <w:commentRangeStart w:id="464"/>
        <w:r w:rsidR="00D97922">
          <w:rPr>
            <w:rStyle w:val="tw-bilingual-translation"/>
            <w:lang w:val="en"/>
          </w:rPr>
          <w:t>trackers</w:t>
        </w:r>
      </w:ins>
      <w:commentRangeEnd w:id="462"/>
      <w:ins w:id="465" w:author="MenosG" w:date="2019-05-06T20:51:00Z">
        <w:r w:rsidR="00D97922">
          <w:rPr>
            <w:rStyle w:val="CommentReference"/>
          </w:rPr>
          <w:commentReference w:id="462"/>
        </w:r>
      </w:ins>
      <w:commentRangeEnd w:id="463"/>
      <w:ins w:id="466" w:author="MenosG" w:date="2019-05-18T18:21:00Z">
        <w:r w:rsidR="003D28BA">
          <w:rPr>
            <w:rStyle w:val="CommentReference"/>
          </w:rPr>
          <w:commentReference w:id="463"/>
        </w:r>
      </w:ins>
      <w:commentRangeEnd w:id="464"/>
      <w:ins w:id="467" w:author="MenosG" w:date="2019-05-18T18:28:00Z">
        <w:r w:rsidR="003D28BA">
          <w:rPr>
            <w:rStyle w:val="CommentReference"/>
          </w:rPr>
          <w:commentReference w:id="464"/>
        </w:r>
      </w:ins>
      <w:ins w:id="468" w:author="MenosG" w:date="2019-05-06T20:51:00Z">
        <w:r w:rsidR="00D97922">
          <w:rPr>
            <w:rStyle w:val="tw-bilingual-translation"/>
            <w:lang w:val="en"/>
          </w:rPr>
          <w:t xml:space="preserve">, but they </w:t>
        </w:r>
        <w:del w:id="469" w:author="Filip Rynkiewicz" w:date="2019-05-21T13:09:00Z">
          <w:r w:rsidR="00D97922" w:rsidDel="008E62CB">
            <w:rPr>
              <w:rStyle w:val="tw-bilingual-translation"/>
              <w:lang w:val="en"/>
            </w:rPr>
            <w:delText>lack of</w:delText>
          </w:r>
        </w:del>
      </w:ins>
      <w:ins w:id="470" w:author="Filip Rynkiewicz" w:date="2019-05-21T13:09:00Z">
        <w:r w:rsidR="008E62CB">
          <w:rPr>
            <w:rStyle w:val="tw-bilingual-translation"/>
            <w:lang w:val="en"/>
          </w:rPr>
          <w:t>lack</w:t>
        </w:r>
      </w:ins>
      <w:ins w:id="471" w:author="MenosG" w:date="2019-05-06T20:51:00Z">
        <w:r w:rsidR="00D97922">
          <w:rPr>
            <w:rStyle w:val="tw-bilingual-translation"/>
            <w:lang w:val="en"/>
          </w:rPr>
          <w:t xml:space="preserve"> precision and accuracy in comparison to </w:t>
        </w:r>
        <w:del w:id="472" w:author="Filip Rynkiewicz" w:date="2019-05-21T13:08:00Z">
          <w:r w:rsidR="00D97922" w:rsidDel="008E62CB">
            <w:rPr>
              <w:rStyle w:val="tw-bilingual-translation"/>
              <w:lang w:val="en"/>
            </w:rPr>
            <w:delText xml:space="preserve">solution </w:delText>
          </w:r>
        </w:del>
      </w:ins>
      <w:ins w:id="473" w:author="Filip Rynkiewicz" w:date="2019-05-21T13:08:00Z">
        <w:r w:rsidR="008E62CB">
          <w:rPr>
            <w:rStyle w:val="tw-bilingual-translation"/>
            <w:lang w:val="en"/>
          </w:rPr>
          <w:t xml:space="preserve">devices </w:t>
        </w:r>
      </w:ins>
      <w:ins w:id="474" w:author="MenosG" w:date="2019-05-06T20:51:00Z">
        <w:r w:rsidR="00D97922">
          <w:rPr>
            <w:rStyle w:val="tw-bilingual-translation"/>
            <w:lang w:val="en"/>
          </w:rPr>
          <w:t xml:space="preserve">provided </w:t>
        </w:r>
      </w:ins>
      <w:ins w:id="475" w:author="MenosG" w:date="2019-05-06T20:52:00Z">
        <w:r w:rsidR="00D97922">
          <w:rPr>
            <w:rStyle w:val="tw-bilingual-translation"/>
            <w:lang w:val="en"/>
          </w:rPr>
          <w:t>in commercial solutions</w:t>
        </w:r>
      </w:ins>
      <w:ins w:id="476" w:author="MenosG" w:date="2019-05-06T20:57:00Z">
        <w:r w:rsidR="00D97922">
          <w:rPr>
            <w:rStyle w:val="tw-bilingual-translation"/>
            <w:lang w:val="en"/>
          </w:rPr>
          <w:t xml:space="preserve">. </w:t>
        </w:r>
      </w:ins>
      <w:ins w:id="477" w:author="MenosG" w:date="2019-05-06T21:01:00Z">
        <w:r w:rsidR="00FA15D2">
          <w:rPr>
            <w:rStyle w:val="tw-bilingual-translation"/>
            <w:lang w:val="en"/>
          </w:rPr>
          <w:t xml:space="preserve">Based on </w:t>
        </w:r>
      </w:ins>
      <w:ins w:id="478" w:author="Filip Rynkiewicz" w:date="2019-05-21T13:09:00Z">
        <w:r w:rsidR="008E62CB">
          <w:rPr>
            <w:rStyle w:val="tw-bilingual-translation"/>
            <w:lang w:val="en"/>
          </w:rPr>
          <w:t xml:space="preserve">devices </w:t>
        </w:r>
      </w:ins>
      <w:ins w:id="479" w:author="MenosG" w:date="2019-05-06T21:01:00Z">
        <w:r w:rsidR="00FA15D2">
          <w:rPr>
            <w:rStyle w:val="tw-bilingual-translation"/>
            <w:lang w:val="en"/>
          </w:rPr>
          <w:t xml:space="preserve">available </w:t>
        </w:r>
      </w:ins>
      <w:ins w:id="480" w:author="Filip Rynkiewicz" w:date="2019-05-21T13:09:00Z">
        <w:r w:rsidR="008E62CB">
          <w:rPr>
            <w:rStyle w:val="tw-bilingual-translation"/>
            <w:lang w:val="en"/>
          </w:rPr>
          <w:t xml:space="preserve">for our use, </w:t>
        </w:r>
      </w:ins>
      <w:ins w:id="481" w:author="MenosG" w:date="2019-05-06T21:01:00Z">
        <w:del w:id="482" w:author="Filip Rynkiewicz" w:date="2019-05-21T13:09:00Z">
          <w:r w:rsidR="00FA15D2" w:rsidDel="008E62CB">
            <w:rPr>
              <w:rStyle w:val="tw-bilingual-translation"/>
              <w:lang w:val="en"/>
            </w:rPr>
            <w:delText xml:space="preserve">devices </w:delText>
          </w:r>
        </w:del>
        <w:r w:rsidR="00FA15D2">
          <w:rPr>
            <w:rStyle w:val="tw-bilingual-translation"/>
            <w:lang w:val="en"/>
          </w:rPr>
          <w:t xml:space="preserve">the </w:t>
        </w:r>
      </w:ins>
      <w:commentRangeStart w:id="483"/>
      <w:ins w:id="484" w:author="MenosG" w:date="2019-05-06T20:52:00Z">
        <w:r w:rsidR="00D97922" w:rsidRPr="00D97922">
          <w:rPr>
            <w:rStyle w:val="tw-bilingual-translation"/>
            <w:lang w:val="en"/>
          </w:rPr>
          <w:t>Tobii Pro Glasses 2</w:t>
        </w:r>
        <w:r w:rsidR="00D97922">
          <w:rPr>
            <w:rStyle w:val="tw-bilingual-translation"/>
            <w:lang w:val="en"/>
          </w:rPr>
          <w:t>,</w:t>
        </w:r>
      </w:ins>
      <w:ins w:id="485" w:author="MenosG" w:date="2019-05-06T20:57:00Z">
        <w:r w:rsidR="00D97922">
          <w:rPr>
            <w:rStyle w:val="tw-bilingual-translation"/>
            <w:lang w:val="en"/>
          </w:rPr>
          <w:t xml:space="preserve"> </w:t>
        </w:r>
        <w:commentRangeEnd w:id="483"/>
        <w:r w:rsidR="00D97922">
          <w:rPr>
            <w:rStyle w:val="CommentReference"/>
          </w:rPr>
          <w:commentReference w:id="483"/>
        </w:r>
        <w:r w:rsidR="00D97922">
          <w:rPr>
            <w:rStyle w:val="tw-bilingual-translation"/>
            <w:lang w:val="en"/>
          </w:rPr>
          <w:t>and</w:t>
        </w:r>
      </w:ins>
      <w:ins w:id="486" w:author="MenosG" w:date="2019-05-06T20:52:00Z">
        <w:r w:rsidR="00D97922">
          <w:rPr>
            <w:rStyle w:val="tw-bilingual-translation"/>
            <w:lang w:val="en"/>
          </w:rPr>
          <w:t xml:space="preserve"> </w:t>
        </w:r>
      </w:ins>
      <w:ins w:id="487" w:author="MenosG" w:date="2019-05-06T21:04:00Z">
        <w:r w:rsidR="00FA15D2">
          <w:rPr>
            <w:rStyle w:val="tw-bilingual-translation"/>
            <w:lang w:val="en"/>
          </w:rPr>
          <w:t>Pupil Lab</w:t>
        </w:r>
      </w:ins>
      <w:ins w:id="488" w:author="MenosG" w:date="2019-05-06T21:02:00Z">
        <w:r w:rsidR="00FA15D2">
          <w:rPr>
            <w:rStyle w:val="tw-bilingual-translation"/>
            <w:lang w:val="en"/>
          </w:rPr>
          <w:t xml:space="preserve"> both of theme were tested in accuracy and precision. Conclusion of </w:t>
        </w:r>
        <w:r w:rsidR="00FA15D2" w:rsidRPr="00FA15D2">
          <w:rPr>
            <w:rStyle w:val="tw-bilingual-translation"/>
            <w:lang w:val="en"/>
          </w:rPr>
          <w:t xml:space="preserve">preliminary </w:t>
        </w:r>
      </w:ins>
      <w:ins w:id="489" w:author="MenosG" w:date="2019-05-06T21:03:00Z">
        <w:r w:rsidR="00FA15D2">
          <w:rPr>
            <w:rStyle w:val="tw-bilingual-translation"/>
            <w:lang w:val="en"/>
          </w:rPr>
          <w:t>c</w:t>
        </w:r>
      </w:ins>
      <w:ins w:id="490" w:author="MenosG" w:date="2019-05-06T21:02:00Z">
        <w:r w:rsidR="00FA15D2">
          <w:rPr>
            <w:rStyle w:val="tw-bilingual-translation"/>
            <w:lang w:val="en"/>
          </w:rPr>
          <w:t>onducted experiment</w:t>
        </w:r>
      </w:ins>
      <w:ins w:id="491" w:author="MenosG" w:date="2019-05-06T21:03:00Z">
        <w:r w:rsidR="00FA15D2">
          <w:rPr>
            <w:rStyle w:val="tw-bilingual-translation"/>
            <w:lang w:val="en"/>
          </w:rPr>
          <w:t xml:space="preserve"> was that Tobii Pro Glasses 2 have </w:t>
        </w:r>
      </w:ins>
      <w:ins w:id="492" w:author="MenosG" w:date="2019-05-06T21:04:00Z">
        <w:r w:rsidR="00FA15D2">
          <w:rPr>
            <w:rStyle w:val="tw-bilingual-translation"/>
            <w:lang w:val="en"/>
          </w:rPr>
          <w:t>slightly</w:t>
        </w:r>
      </w:ins>
      <w:commentRangeStart w:id="493"/>
      <w:ins w:id="494" w:author="MenosG" w:date="2019-05-06T21:03:00Z">
        <w:r w:rsidR="00FA15D2">
          <w:rPr>
            <w:rStyle w:val="tw-bilingual-translation"/>
            <w:lang w:val="en"/>
          </w:rPr>
          <w:t xml:space="preserve"> </w:t>
        </w:r>
      </w:ins>
      <w:commentRangeEnd w:id="493"/>
      <w:ins w:id="495" w:author="MenosG" w:date="2019-05-06T21:04:00Z">
        <w:r w:rsidR="00FA15D2">
          <w:rPr>
            <w:rStyle w:val="CommentReference"/>
          </w:rPr>
          <w:commentReference w:id="493"/>
        </w:r>
      </w:ins>
      <w:ins w:id="496" w:author="MenosG" w:date="2019-05-06T21:03:00Z">
        <w:r w:rsidR="00FA15D2">
          <w:rPr>
            <w:rStyle w:val="tw-bilingual-translation"/>
            <w:lang w:val="en"/>
          </w:rPr>
          <w:t xml:space="preserve">better results than </w:t>
        </w:r>
      </w:ins>
      <w:ins w:id="497" w:author="MenosG" w:date="2019-05-06T21:04:00Z">
        <w:r w:rsidR="00FA15D2">
          <w:rPr>
            <w:rStyle w:val="tw-bilingual-translation"/>
            <w:lang w:val="en"/>
          </w:rPr>
          <w:t>another</w:t>
        </w:r>
      </w:ins>
      <w:ins w:id="498" w:author="MenosG" w:date="2019-05-06T21:03:00Z">
        <w:r w:rsidR="00FA15D2">
          <w:rPr>
            <w:rStyle w:val="tw-bilingual-translation"/>
            <w:lang w:val="en"/>
          </w:rPr>
          <w:t xml:space="preserve"> device. </w:t>
        </w:r>
      </w:ins>
      <w:ins w:id="499" w:author="MenosG" w:date="2019-05-06T21:07:00Z">
        <w:r w:rsidR="00FA15D2">
          <w:rPr>
            <w:rStyle w:val="tw-bilingual-translation"/>
            <w:lang w:val="en"/>
          </w:rPr>
          <w:t>Lack</w:t>
        </w:r>
      </w:ins>
      <w:ins w:id="500" w:author="MenosG" w:date="2019-05-06T21:04:00Z">
        <w:r w:rsidR="00FA15D2">
          <w:rPr>
            <w:rStyle w:val="tw-bilingual-translation"/>
            <w:lang w:val="en"/>
          </w:rPr>
          <w:t xml:space="preserve"> of </w:t>
        </w:r>
      </w:ins>
      <w:ins w:id="501" w:author="MenosG" w:date="2019-05-06T21:05:00Z">
        <w:r w:rsidR="00FA15D2">
          <w:rPr>
            <w:rStyle w:val="tw-bilingual-translation"/>
            <w:lang w:val="en"/>
          </w:rPr>
          <w:t xml:space="preserve">possibility to </w:t>
        </w:r>
      </w:ins>
      <w:ins w:id="502" w:author="MenosG" w:date="2019-05-06T21:06:00Z">
        <w:r w:rsidR="00FA15D2">
          <w:rPr>
            <w:rStyle w:val="tw-bilingual-translation"/>
            <w:lang w:val="en"/>
          </w:rPr>
          <w:t xml:space="preserve">extend possibilities of Tobii </w:t>
        </w:r>
      </w:ins>
      <w:ins w:id="503" w:author="MenosG" w:date="2019-05-06T21:07:00Z">
        <w:r w:rsidR="00FA15D2">
          <w:rPr>
            <w:rStyle w:val="tw-bilingual-translation"/>
            <w:lang w:val="en"/>
          </w:rPr>
          <w:t xml:space="preserve">by adding new algorithms or another peripheral </w:t>
        </w:r>
      </w:ins>
      <w:ins w:id="504" w:author="MenosG" w:date="2019-05-06T21:08:00Z">
        <w:r w:rsidR="00FA15D2">
          <w:rPr>
            <w:rStyle w:val="tw-bilingual-translation"/>
            <w:lang w:val="en"/>
          </w:rPr>
          <w:t>device</w:t>
        </w:r>
      </w:ins>
      <w:ins w:id="505" w:author="MenosG" w:date="2019-05-06T21:07:00Z">
        <w:r w:rsidR="00FA15D2">
          <w:rPr>
            <w:rStyle w:val="tw-bilingual-translation"/>
            <w:lang w:val="en"/>
          </w:rPr>
          <w:t xml:space="preserve"> caused that the Pupil Lab </w:t>
        </w:r>
      </w:ins>
      <w:ins w:id="506" w:author="MenosG" w:date="2019-05-06T21:08:00Z">
        <w:r w:rsidR="00FA15D2">
          <w:rPr>
            <w:rStyle w:val="tw-bilingual-translation"/>
            <w:lang w:val="en"/>
          </w:rPr>
          <w:t>is</w:t>
        </w:r>
      </w:ins>
      <w:ins w:id="507" w:author="MenosG" w:date="2019-05-06T21:07:00Z">
        <w:r w:rsidR="00FA15D2">
          <w:rPr>
            <w:rStyle w:val="tw-bilingual-translation"/>
            <w:lang w:val="en"/>
          </w:rPr>
          <w:t xml:space="preserve"> the best choice</w:t>
        </w:r>
      </w:ins>
      <w:ins w:id="508" w:author="MenosG" w:date="2019-05-06T21:08:00Z">
        <w:r w:rsidR="00FA15D2">
          <w:rPr>
            <w:rStyle w:val="tw-bilingual-translation"/>
            <w:lang w:val="en"/>
          </w:rPr>
          <w:t>.</w:t>
        </w:r>
      </w:ins>
    </w:p>
    <w:p w14:paraId="57C3DDE2" w14:textId="77777777" w:rsidR="008E62CB" w:rsidRDefault="008E62CB">
      <w:pPr>
        <w:pStyle w:val="Header"/>
        <w:rPr>
          <w:ins w:id="509" w:author="Filip Rynkiewicz" w:date="2019-05-21T13:09:00Z"/>
          <w:lang w:val="en-US"/>
        </w:rPr>
      </w:pPr>
    </w:p>
    <w:p w14:paraId="33EA65B0" w14:textId="4DD72083" w:rsidR="00B66EAF" w:rsidDel="00654CB8" w:rsidRDefault="00B35C9E" w:rsidP="00E87BAC">
      <w:pPr>
        <w:pStyle w:val="Header"/>
        <w:rPr>
          <w:del w:id="510" w:author="MenosG" w:date="2019-04-15T21:05:00Z"/>
          <w:lang w:val="en-US"/>
        </w:rPr>
      </w:pPr>
      <w:del w:id="511" w:author="MenosG" w:date="2019-04-15T20:28:00Z">
        <w:r w:rsidDel="006740E6">
          <w:rPr>
            <w:lang w:val="en-US"/>
          </w:rPr>
          <w:delText xml:space="preserve">Those kinds of devices are capable of record crucial video-oculography parameters like gaze points, </w:delText>
        </w:r>
      </w:del>
      <w:del w:id="512" w:author="MenosG" w:date="2019-04-15T20:14:00Z">
        <w:r w:rsidDel="00303803">
          <w:rPr>
            <w:lang w:val="en-US"/>
          </w:rPr>
          <w:delText xml:space="preserve">blink </w:delText>
        </w:r>
      </w:del>
      <w:del w:id="513" w:author="MenosG" w:date="2019-04-15T20:13:00Z">
        <w:r w:rsidDel="00303803">
          <w:rPr>
            <w:lang w:val="en-US"/>
          </w:rPr>
          <w:delText xml:space="preserve">and </w:delText>
        </w:r>
      </w:del>
      <w:del w:id="514" w:author="MenosG" w:date="2019-04-15T20:15:00Z">
        <w:r w:rsidDel="00303803">
          <w:rPr>
            <w:lang w:val="en-US"/>
          </w:rPr>
          <w:delText>saccades</w:delText>
        </w:r>
      </w:del>
      <w:del w:id="515" w:author="MenosG" w:date="2019-04-15T20:28:00Z">
        <w:r w:rsidDel="006740E6">
          <w:rPr>
            <w:lang w:val="en-US"/>
          </w:rPr>
          <w:delText xml:space="preserve"> detection and real time pupil size monitoring.</w:delText>
        </w:r>
      </w:del>
    </w:p>
    <w:p w14:paraId="03BE650F" w14:textId="0CF572EE" w:rsidR="0011735C" w:rsidDel="004D0682" w:rsidRDefault="00B35C9E" w:rsidP="00E87BAC">
      <w:pPr>
        <w:pStyle w:val="Header"/>
        <w:rPr>
          <w:del w:id="516" w:author="MenosG" w:date="2019-04-15T21:07:00Z"/>
          <w:lang w:val="en-US"/>
        </w:rPr>
      </w:pPr>
      <w:del w:id="517" w:author="MenosG" w:date="2019-04-15T21:05:00Z">
        <w:r w:rsidDel="004D0682">
          <w:rPr>
            <w:lang w:val="en-US"/>
          </w:rPr>
          <w:delText xml:space="preserve"> </w:delText>
        </w:r>
      </w:del>
    </w:p>
    <w:p w14:paraId="03CF2A51" w14:textId="24C50E47" w:rsidR="0011735C" w:rsidRPr="004D0682" w:rsidDel="004D0682" w:rsidRDefault="0011735C" w:rsidP="00E87BAC">
      <w:pPr>
        <w:pStyle w:val="Header"/>
        <w:rPr>
          <w:del w:id="518" w:author="MenosG" w:date="2019-04-15T21:07:00Z"/>
          <w:lang w:val="en-US"/>
          <w:rPrChange w:id="519" w:author="MenosG" w:date="2019-04-15T21:10:00Z">
            <w:rPr>
              <w:del w:id="520" w:author="MenosG" w:date="2019-04-15T21:07:00Z"/>
            </w:rPr>
          </w:rPrChange>
        </w:rPr>
      </w:pPr>
      <w:del w:id="521" w:author="MenosG" w:date="2019-04-15T21:07:00Z">
        <w:r w:rsidRPr="004D0682" w:rsidDel="004D0682">
          <w:rPr>
            <w:lang w:val="en-US"/>
            <w:rPrChange w:id="522" w:author="MenosG" w:date="2019-04-15T21:10:00Z">
              <w:rPr/>
            </w:rPrChange>
          </w:rPr>
          <w:delText>Tutaj lekka systematyka istniejących rozwiązań, jakie są podziały, może trochę o udziale rynku…</w:delText>
        </w:r>
      </w:del>
    </w:p>
    <w:p w14:paraId="507E05D3" w14:textId="36C173DD" w:rsidR="0011735C" w:rsidRPr="004D0682" w:rsidDel="004D0682" w:rsidRDefault="0011735C" w:rsidP="00E87BAC">
      <w:pPr>
        <w:pStyle w:val="Header"/>
        <w:rPr>
          <w:del w:id="523" w:author="MenosG" w:date="2019-04-15T21:07:00Z"/>
          <w:lang w:val="en-US"/>
          <w:rPrChange w:id="524" w:author="MenosG" w:date="2019-04-15T21:10:00Z">
            <w:rPr>
              <w:del w:id="525" w:author="MenosG" w:date="2019-04-15T21:07:00Z"/>
            </w:rPr>
          </w:rPrChange>
        </w:rPr>
      </w:pPr>
    </w:p>
    <w:p w14:paraId="68558B14" w14:textId="690EAF6D" w:rsidR="0011735C" w:rsidRPr="004D0682" w:rsidDel="004D0682" w:rsidRDefault="0011735C" w:rsidP="00E87BAC">
      <w:pPr>
        <w:pStyle w:val="Header"/>
        <w:rPr>
          <w:del w:id="526" w:author="MenosG" w:date="2019-04-15T21:07:00Z"/>
          <w:lang w:val="en-US"/>
          <w:rPrChange w:id="527" w:author="MenosG" w:date="2019-04-15T21:10:00Z">
            <w:rPr>
              <w:del w:id="528" w:author="MenosG" w:date="2019-04-15T21:07:00Z"/>
            </w:rPr>
          </w:rPrChange>
        </w:rPr>
      </w:pPr>
      <w:del w:id="529" w:author="MenosG" w:date="2019-04-15T21:07:00Z">
        <w:r w:rsidRPr="004D0682" w:rsidDel="004D0682">
          <w:rPr>
            <w:lang w:val="en-US"/>
            <w:rPrChange w:id="530" w:author="MenosG" w:date="2019-04-15T21:10:00Z">
              <w:rPr/>
            </w:rPrChange>
          </w:rPr>
          <w:delText>Tu opisujesz wszystkie ……</w:delText>
        </w:r>
      </w:del>
    </w:p>
    <w:p w14:paraId="4A57C946" w14:textId="736CD7CA" w:rsidR="0011735C" w:rsidRPr="00EB1BD7" w:rsidDel="004D0682" w:rsidRDefault="0011735C" w:rsidP="00E87BAC">
      <w:pPr>
        <w:pStyle w:val="Header"/>
        <w:rPr>
          <w:del w:id="531" w:author="MenosG" w:date="2019-04-15T21:07:00Z"/>
          <w:lang w:val="en-US"/>
        </w:rPr>
      </w:pPr>
    </w:p>
    <w:p w14:paraId="0E8B77B7" w14:textId="3D7CB172" w:rsidR="0011735C" w:rsidRPr="004D0682" w:rsidDel="004D0682" w:rsidRDefault="0011735C" w:rsidP="00E87BAC">
      <w:pPr>
        <w:pStyle w:val="Header"/>
        <w:rPr>
          <w:del w:id="532" w:author="MenosG" w:date="2019-04-15T21:07:00Z"/>
          <w:lang w:val="en-US"/>
          <w:rPrChange w:id="533" w:author="MenosG" w:date="2019-04-15T21:10:00Z">
            <w:rPr>
              <w:del w:id="534" w:author="MenosG" w:date="2019-04-15T21:07:00Z"/>
            </w:rPr>
          </w:rPrChange>
        </w:rPr>
      </w:pPr>
      <w:del w:id="535" w:author="MenosG" w:date="2019-04-15T21:07:00Z">
        <w:r w:rsidRPr="004D0682" w:rsidDel="004D0682">
          <w:rPr>
            <w:lang w:val="en-US"/>
            <w:rPrChange w:id="536" w:author="MenosG" w:date="2019-04-15T21:10:00Z">
              <w:rPr/>
            </w:rPrChange>
          </w:rPr>
          <w:delText>Środowisko badawcze I wymagania eksperymentu wymagają od sprzętu by następujące minimalne parametry bla bla</w:delText>
        </w:r>
      </w:del>
    </w:p>
    <w:p w14:paraId="1B5DBC49" w14:textId="536843B0" w:rsidR="0011735C" w:rsidRPr="004D0682" w:rsidDel="00654CB8" w:rsidRDefault="004D0682" w:rsidP="00E87BAC">
      <w:pPr>
        <w:pStyle w:val="Header"/>
        <w:rPr>
          <w:del w:id="537" w:author="MenosG" w:date="2019-04-15T21:33:00Z"/>
          <w:lang w:val="en-US"/>
          <w:rPrChange w:id="538" w:author="MenosG" w:date="2019-04-15T21:10:00Z">
            <w:rPr>
              <w:del w:id="539" w:author="MenosG" w:date="2019-04-15T21:33:00Z"/>
            </w:rPr>
          </w:rPrChange>
        </w:rPr>
      </w:pPr>
      <w:commentRangeStart w:id="540"/>
      <w:commentRangeEnd w:id="540"/>
      <w:r>
        <w:rPr>
          <w:rStyle w:val="CommentReference"/>
        </w:rPr>
        <w:commentReference w:id="540"/>
      </w:r>
    </w:p>
    <w:p w14:paraId="7E10E8BD" w14:textId="014C5223" w:rsidR="0011735C" w:rsidDel="00654CB8" w:rsidRDefault="0011735C" w:rsidP="0011735C">
      <w:pPr>
        <w:pStyle w:val="Header"/>
        <w:rPr>
          <w:del w:id="541" w:author="MenosG" w:date="2019-04-15T21:33:00Z"/>
          <w:lang w:val="en-US"/>
        </w:rPr>
      </w:pPr>
      <w:del w:id="542" w:author="MenosG" w:date="2019-04-15T21:33:00Z">
        <w:r w:rsidDel="00654CB8">
          <w:rPr>
            <w:lang w:val="en-US"/>
          </w:rPr>
          <w:delText xml:space="preserve">Research environment for this experiment was contained of </w:delText>
        </w:r>
      </w:del>
      <w:del w:id="543" w:author="MenosG" w:date="2019-04-15T21:32:00Z">
        <w:r w:rsidRPr="00CB79BB" w:rsidDel="00654CB8">
          <w:rPr>
            <w:i/>
            <w:lang w:val="en-US"/>
          </w:rPr>
          <w:delText>PupilLab</w:delText>
        </w:r>
        <w:r w:rsidRPr="007E17C5" w:rsidDel="00654CB8">
          <w:rPr>
            <w:lang w:val="en-US"/>
          </w:rPr>
          <w:delText xml:space="preserve"> </w:delText>
        </w:r>
        <w:r w:rsidDel="00654CB8">
          <w:rPr>
            <w:lang w:val="en-US"/>
          </w:rPr>
          <w:delText>eye tracker</w:delText>
        </w:r>
        <w:r w:rsidRPr="007E17C5" w:rsidDel="00654CB8">
          <w:rPr>
            <w:lang w:val="en-US"/>
          </w:rPr>
          <w:delText xml:space="preserve"> (</w:delText>
        </w:r>
        <w:r w:rsidDel="00654CB8">
          <w:rPr>
            <w:lang w:val="en-US"/>
          </w:rPr>
          <w:delText xml:space="preserve">Kassner 2014). </w:delText>
        </w:r>
      </w:del>
    </w:p>
    <w:p w14:paraId="61F99D10" w14:textId="2AB2055C" w:rsidR="0011735C" w:rsidRPr="0011735C" w:rsidDel="00FA15D2" w:rsidRDefault="0011735C" w:rsidP="00E87BAC">
      <w:pPr>
        <w:pStyle w:val="Header"/>
        <w:rPr>
          <w:del w:id="544" w:author="MenosG" w:date="2019-05-06T21:08:00Z"/>
          <w:lang w:val="en-US"/>
        </w:rPr>
      </w:pPr>
    </w:p>
    <w:p w14:paraId="0F3EFA31" w14:textId="77777777" w:rsidR="0011735C" w:rsidRPr="0011735C" w:rsidRDefault="0011735C" w:rsidP="00E87BAC">
      <w:pPr>
        <w:pStyle w:val="Header"/>
        <w:rPr>
          <w:lang w:val="en-US"/>
        </w:rPr>
      </w:pPr>
    </w:p>
    <w:p w14:paraId="0217C276" w14:textId="177C6C91" w:rsidR="00C667BC" w:rsidRDefault="000253B5" w:rsidP="00E87BAC">
      <w:pPr>
        <w:pStyle w:val="Header"/>
        <w:rPr>
          <w:lang w:val="en-US"/>
        </w:rPr>
      </w:pPr>
      <w:r>
        <w:rPr>
          <w:lang w:val="en-US"/>
        </w:rPr>
        <w:t xml:space="preserve">This device </w:t>
      </w:r>
      <w:r w:rsidR="009A608F">
        <w:rPr>
          <w:lang w:val="en-US"/>
        </w:rPr>
        <w:t>is capable of gaze estimation</w:t>
      </w:r>
      <w:r w:rsidR="00A65D40">
        <w:rPr>
          <w:lang w:val="en-US"/>
        </w:rPr>
        <w:t xml:space="preserve"> with </w:t>
      </w:r>
      <w:r w:rsidR="00A65D40" w:rsidRPr="007C534F">
        <w:rPr>
          <w:lang w:val="en-US"/>
        </w:rPr>
        <w:t>0.6 degree of visual angle (</w:t>
      </w:r>
      <w:proofErr w:type="gramStart"/>
      <w:r w:rsidR="00A65D40" w:rsidRPr="007C534F">
        <w:rPr>
          <w:lang w:val="en-US"/>
        </w:rPr>
        <w:t>0.08 degree</w:t>
      </w:r>
      <w:proofErr w:type="gramEnd"/>
      <w:r w:rsidR="00A65D40" w:rsidRPr="007C534F">
        <w:rPr>
          <w:lang w:val="en-US"/>
        </w:rPr>
        <w:t xml:space="preserve"> precision) with a processing pipeline latency of only 0.045 seconds</w:t>
      </w:r>
      <w:r w:rsidR="009A608F">
        <w:rPr>
          <w:lang w:val="en-US"/>
        </w:rPr>
        <w:t>,</w:t>
      </w:r>
      <w:r w:rsidR="00A65D40">
        <w:rPr>
          <w:lang w:val="en-US"/>
        </w:rPr>
        <w:t xml:space="preserve"> blink detection, pupil size monitoring and more.</w:t>
      </w:r>
      <w:r w:rsidR="00DA3DEA">
        <w:rPr>
          <w:lang w:val="en-US"/>
        </w:rPr>
        <w:t xml:space="preserve"> </w:t>
      </w:r>
      <w:r w:rsidR="00B12011">
        <w:rPr>
          <w:lang w:val="en-US"/>
        </w:rPr>
        <w:t>The glasses-like headset eye tracker</w:t>
      </w:r>
      <w:r w:rsidR="004B588A">
        <w:rPr>
          <w:lang w:val="en-US"/>
        </w:rPr>
        <w:t xml:space="preserve">, </w:t>
      </w:r>
      <w:r w:rsidR="00B12011">
        <w:rPr>
          <w:lang w:val="en-US"/>
        </w:rPr>
        <w:t>p</w:t>
      </w:r>
      <w:r w:rsidR="007C534F">
        <w:rPr>
          <w:lang w:val="en-US"/>
        </w:rPr>
        <w:t xml:space="preserve">resented at </w:t>
      </w:r>
      <w:r w:rsidR="00B12011">
        <w:rPr>
          <w:lang w:val="en-US"/>
        </w:rPr>
        <w:fldChar w:fldCharType="begin"/>
      </w:r>
      <w:r w:rsidR="00B12011">
        <w:rPr>
          <w:lang w:val="en-US"/>
        </w:rPr>
        <w:instrText xml:space="preserve"> REF _Ref3287085 \h </w:instrText>
      </w:r>
      <w:r w:rsidR="00B12011">
        <w:rPr>
          <w:lang w:val="en-US"/>
        </w:rPr>
      </w:r>
      <w:r w:rsidR="00B12011">
        <w:rPr>
          <w:lang w:val="en-US"/>
        </w:rPr>
        <w:fldChar w:fldCharType="separate"/>
      </w:r>
      <w:r w:rsidR="00B12011" w:rsidRPr="00B12011">
        <w:rPr>
          <w:lang w:val="en-US"/>
        </w:rPr>
        <w:t xml:space="preserve">Figure </w:t>
      </w:r>
      <w:r w:rsidR="00B12011" w:rsidRPr="00B12011">
        <w:rPr>
          <w:noProof/>
          <w:lang w:val="en-US"/>
        </w:rPr>
        <w:t>14</w:t>
      </w:r>
      <w:r w:rsidR="00B12011">
        <w:rPr>
          <w:lang w:val="en-US"/>
        </w:rPr>
        <w:fldChar w:fldCharType="end"/>
      </w:r>
      <w:r w:rsidR="004B588A">
        <w:rPr>
          <w:lang w:val="en-US"/>
        </w:rPr>
        <w:t xml:space="preserve">, </w:t>
      </w:r>
      <w:r w:rsidR="00B12011">
        <w:rPr>
          <w:lang w:val="en-US"/>
        </w:rPr>
        <w:t xml:space="preserve">consist of two </w:t>
      </w:r>
      <w:r w:rsidR="00DD2A98">
        <w:rPr>
          <w:lang w:val="en-US"/>
        </w:rPr>
        <w:t>RGB</w:t>
      </w:r>
      <w:r w:rsidR="00B12011">
        <w:rPr>
          <w:lang w:val="en-US"/>
        </w:rPr>
        <w:t xml:space="preserve"> camera </w:t>
      </w:r>
      <w:r w:rsidR="00DD2A98">
        <w:rPr>
          <w:lang w:val="en-US"/>
        </w:rPr>
        <w:t xml:space="preserve">with IR filter </w:t>
      </w:r>
      <w:r w:rsidR="00B12011">
        <w:rPr>
          <w:lang w:val="en-US"/>
        </w:rPr>
        <w:t>and one</w:t>
      </w:r>
      <w:r w:rsidR="009A608F">
        <w:rPr>
          <w:lang w:val="en-US"/>
        </w:rPr>
        <w:t xml:space="preserve"> </w:t>
      </w:r>
      <w:r w:rsidR="00B12011">
        <w:rPr>
          <w:lang w:val="en-US"/>
        </w:rPr>
        <w:t xml:space="preserve">global directed </w:t>
      </w:r>
      <w:r w:rsidR="00CF0A22">
        <w:rPr>
          <w:lang w:val="en-US"/>
        </w:rPr>
        <w:t xml:space="preserve">RGB camera </w:t>
      </w:r>
      <w:r w:rsidR="00B12011">
        <w:rPr>
          <w:lang w:val="en-US"/>
        </w:rPr>
        <w:t>at the front of the user.</w:t>
      </w:r>
      <w:r w:rsidR="00C667BC">
        <w:rPr>
          <w:lang w:val="en-US"/>
        </w:rPr>
        <w:t xml:space="preserve"> </w:t>
      </w:r>
      <w:r w:rsidR="0077678A">
        <w:rPr>
          <w:lang w:val="en-US"/>
        </w:rPr>
        <w:t>Frontal camera is able to capture image at max resolution of 1920x1080 pixels at 30Hz with 90-degree diagonal field of view.</w:t>
      </w:r>
      <w:r w:rsidR="006C77AA">
        <w:rPr>
          <w:lang w:val="en-US"/>
        </w:rPr>
        <w:t xml:space="preserve"> </w:t>
      </w:r>
      <w:r w:rsidR="00B35C9E">
        <w:rPr>
          <w:lang w:val="en-US"/>
        </w:rPr>
        <w:t>Two</w:t>
      </w:r>
      <w:r w:rsidR="004B588A">
        <w:rPr>
          <w:lang w:val="en-US"/>
        </w:rPr>
        <w:t xml:space="preserve"> IR cameras</w:t>
      </w:r>
      <w:r w:rsidR="00B35C9E">
        <w:rPr>
          <w:lang w:val="en-US"/>
        </w:rPr>
        <w:t xml:space="preserve">, which can operate up to 200Hz, </w:t>
      </w:r>
      <w:r w:rsidR="004B588A">
        <w:rPr>
          <w:lang w:val="en-US"/>
        </w:rPr>
        <w:t>are</w:t>
      </w:r>
      <w:r w:rsidR="00B35C9E">
        <w:rPr>
          <w:lang w:val="en-US"/>
        </w:rPr>
        <w:t xml:space="preserve"> located at glasses frames and </w:t>
      </w:r>
      <w:r w:rsidR="004B588A">
        <w:rPr>
          <w:lang w:val="en-US"/>
        </w:rPr>
        <w:t xml:space="preserve">aimed directly to </w:t>
      </w:r>
      <w:r w:rsidR="00DF7835">
        <w:rPr>
          <w:lang w:val="en-US"/>
        </w:rPr>
        <w:t xml:space="preserve">eyes of the </w:t>
      </w:r>
      <w:r w:rsidR="009A608F">
        <w:rPr>
          <w:lang w:val="en-US"/>
        </w:rPr>
        <w:t>subject</w:t>
      </w:r>
      <w:r w:rsidR="00DF7835">
        <w:rPr>
          <w:lang w:val="en-US"/>
        </w:rPr>
        <w:t>.</w:t>
      </w:r>
      <w:r w:rsidR="0077678A">
        <w:rPr>
          <w:lang w:val="en-US"/>
        </w:rPr>
        <w:t xml:space="preserve"> </w:t>
      </w:r>
    </w:p>
    <w:p w14:paraId="2BF20E81" w14:textId="072CB1F2" w:rsidR="00CF0A22" w:rsidRDefault="00DA3DEA" w:rsidP="00C549FB">
      <w:pPr>
        <w:pStyle w:val="Header"/>
        <w:rPr>
          <w:lang w:val="en-US"/>
        </w:rPr>
      </w:pPr>
      <w:r>
        <w:rPr>
          <w:lang w:val="en-US"/>
        </w:rPr>
        <w:t xml:space="preserve">Software used in </w:t>
      </w:r>
      <w:del w:id="545" w:author="MenosG" w:date="2019-05-06T21:08:00Z">
        <w:r w:rsidR="00EF2A7C" w:rsidDel="00FA15D2">
          <w:rPr>
            <w:lang w:val="en-US"/>
          </w:rPr>
          <w:delText>PupilLab</w:delText>
        </w:r>
      </w:del>
      <w:ins w:id="546" w:author="MenosG" w:date="2019-05-06T21:08:00Z">
        <w:r w:rsidR="00FA15D2">
          <w:rPr>
            <w:lang w:val="en-US"/>
          </w:rPr>
          <w:t>Pupil Lab</w:t>
        </w:r>
      </w:ins>
      <w:r w:rsidR="00EF2A7C">
        <w:rPr>
          <w:lang w:val="en-US"/>
        </w:rPr>
        <w:t xml:space="preserve"> uses “dark pupil” detection method thus IR cameras </w:t>
      </w:r>
      <w:r w:rsidR="00CF7D98">
        <w:rPr>
          <w:lang w:val="en-US"/>
        </w:rPr>
        <w:t>must be able to capture</w:t>
      </w:r>
      <w:r w:rsidR="00EF2A7C">
        <w:rPr>
          <w:lang w:val="en-US"/>
        </w:rPr>
        <w:t xml:space="preserve"> video at specific range of IR spectrum,</w:t>
      </w:r>
      <w:r>
        <w:rPr>
          <w:lang w:val="en-US"/>
        </w:rPr>
        <w:t xml:space="preserve"> </w:t>
      </w:r>
      <w:r w:rsidR="00EF2A7C">
        <w:rPr>
          <w:lang w:val="en-US"/>
        </w:rPr>
        <w:t>in this device it</w:t>
      </w:r>
      <w:r w:rsidR="006132A9">
        <w:rPr>
          <w:lang w:val="en-US"/>
        </w:rPr>
        <w:t xml:space="preserve"> is 860nm wavelength.</w:t>
      </w:r>
      <w:r w:rsidR="00B13D0D">
        <w:rPr>
          <w:lang w:val="en-US"/>
        </w:rPr>
        <w:t xml:space="preserve"> </w:t>
      </w:r>
      <w:r w:rsidR="008B6CE6">
        <w:rPr>
          <w:lang w:val="en-US"/>
        </w:rPr>
        <w:t xml:space="preserve"> Each </w:t>
      </w:r>
      <w:r w:rsidR="00B35C9E">
        <w:rPr>
          <w:lang w:val="en-US"/>
        </w:rPr>
        <w:t>image captured by the IR camera is</w:t>
      </w:r>
      <w:r w:rsidR="008B6CE6">
        <w:rPr>
          <w:lang w:val="en-US"/>
        </w:rPr>
        <w:t xml:space="preserve"> analyze</w:t>
      </w:r>
      <w:r w:rsidR="00B35C9E">
        <w:rPr>
          <w:lang w:val="en-US"/>
        </w:rPr>
        <w:t>d</w:t>
      </w:r>
      <w:r w:rsidR="008B6CE6">
        <w:rPr>
          <w:lang w:val="en-US"/>
        </w:rPr>
        <w:t xml:space="preserve"> by</w:t>
      </w:r>
      <w:r w:rsidR="00CB79BB">
        <w:rPr>
          <w:lang w:val="en-US"/>
        </w:rPr>
        <w:t xml:space="preserve"> open source</w:t>
      </w:r>
      <w:r w:rsidR="008B6CE6">
        <w:rPr>
          <w:lang w:val="en-US"/>
        </w:rPr>
        <w:t xml:space="preserve"> </w:t>
      </w:r>
      <w:del w:id="547" w:author="MenosG" w:date="2019-05-06T21:08:00Z">
        <w:r w:rsidR="008B6CE6" w:rsidRPr="00B35C9E" w:rsidDel="00FA15D2">
          <w:rPr>
            <w:i/>
            <w:lang w:val="en-US"/>
          </w:rPr>
          <w:delText>PupilLab</w:delText>
        </w:r>
      </w:del>
      <w:ins w:id="548" w:author="MenosG" w:date="2019-05-06T21:08:00Z">
        <w:r w:rsidR="00FA15D2" w:rsidRPr="00B35C9E">
          <w:rPr>
            <w:i/>
            <w:lang w:val="en-US"/>
          </w:rPr>
          <w:t>Pupil Lab</w:t>
        </w:r>
      </w:ins>
      <w:r w:rsidR="008B6CE6">
        <w:rPr>
          <w:lang w:val="en-US"/>
        </w:rPr>
        <w:t xml:space="preserve"> software</w:t>
      </w:r>
      <w:r w:rsidR="00B13D0D">
        <w:rPr>
          <w:lang w:val="en-US"/>
        </w:rPr>
        <w:t>.</w:t>
      </w:r>
      <w:r w:rsidR="002C7AE1">
        <w:rPr>
          <w:lang w:val="en-US"/>
        </w:rPr>
        <w:t xml:space="preserve"> </w:t>
      </w:r>
      <w:r w:rsidR="00155FEA">
        <w:rPr>
          <w:lang w:val="en-US"/>
        </w:rPr>
        <w:t xml:space="preserve">Thanks to flexibility and </w:t>
      </w:r>
      <w:r w:rsidR="00155FEA" w:rsidRPr="00155FEA">
        <w:rPr>
          <w:lang w:val="en-US"/>
        </w:rPr>
        <w:t>extensibility</w:t>
      </w:r>
      <w:r w:rsidR="00155FEA">
        <w:rPr>
          <w:lang w:val="en-US"/>
        </w:rPr>
        <w:t xml:space="preserve"> of source code </w:t>
      </w:r>
      <w:r w:rsidR="000253B5">
        <w:rPr>
          <w:lang w:val="en-US"/>
        </w:rPr>
        <w:t>additional</w:t>
      </w:r>
      <w:r w:rsidR="00155FEA">
        <w:rPr>
          <w:lang w:val="en-US"/>
        </w:rPr>
        <w:t xml:space="preserve"> sensors </w:t>
      </w:r>
      <w:r w:rsidR="000253B5">
        <w:rPr>
          <w:lang w:val="en-US"/>
        </w:rPr>
        <w:t xml:space="preserve">can be added to this eye tracker. </w:t>
      </w:r>
      <w:r w:rsidR="00AF3DC7">
        <w:rPr>
          <w:lang w:val="en-US"/>
        </w:rPr>
        <w:t>Additionally,</w:t>
      </w:r>
      <w:r w:rsidR="00CF0A22">
        <w:rPr>
          <w:lang w:val="en-US"/>
        </w:rPr>
        <w:t xml:space="preserve"> in case of this research</w:t>
      </w:r>
      <w:r w:rsidR="002D388B">
        <w:rPr>
          <w:lang w:val="en-US"/>
        </w:rPr>
        <w:t>,</w:t>
      </w:r>
      <w:r w:rsidR="00CF7D98">
        <w:rPr>
          <w:lang w:val="en-US"/>
        </w:rPr>
        <w:t xml:space="preserve"> to eye tracer simple luxometer was added as external sensor.</w:t>
      </w:r>
      <w:r w:rsidR="002D388B">
        <w:rPr>
          <w:lang w:val="en-US"/>
        </w:rPr>
        <w:t xml:space="preserve">  </w:t>
      </w:r>
    </w:p>
    <w:p w14:paraId="4DD2BAA0" w14:textId="2FF810DF" w:rsidR="00E87BAC" w:rsidRPr="008036DF" w:rsidRDefault="00CF0A22" w:rsidP="00CF0A22">
      <w:pPr>
        <w:pStyle w:val="Header"/>
        <w:rPr>
          <w:rStyle w:val="Hyperlink2"/>
          <w:color w:val="5B9BD5" w:themeColor="accent1"/>
        </w:rPr>
      </w:pPr>
      <w:r>
        <w:rPr>
          <w:lang w:val="en-US"/>
        </w:rPr>
        <w:tab/>
      </w:r>
      <w:r w:rsidR="002C7AE1">
        <w:rPr>
          <w:lang w:val="en-US"/>
        </w:rPr>
        <w:t xml:space="preserve">The BH1603FVC </w:t>
      </w:r>
      <w:commentRangeStart w:id="549"/>
      <w:r w:rsidR="002C7AE1">
        <w:rPr>
          <w:lang w:val="en-US"/>
        </w:rPr>
        <w:t>Rohm</w:t>
      </w:r>
      <w:commentRangeEnd w:id="549"/>
      <w:r w:rsidR="00FA15D2">
        <w:rPr>
          <w:rStyle w:val="CommentReference"/>
        </w:rPr>
        <w:commentReference w:id="549"/>
      </w:r>
      <w:r w:rsidR="002C7AE1">
        <w:rPr>
          <w:lang w:val="en-US"/>
        </w:rPr>
        <w:t xml:space="preserve"> </w:t>
      </w:r>
      <w:r w:rsidR="002C7AE1" w:rsidRPr="00962BF6">
        <w:rPr>
          <w:rStyle w:val="st"/>
          <w:lang w:val="en-US"/>
        </w:rPr>
        <w:t>analog current output ambient light sensor</w:t>
      </w:r>
      <w:r w:rsidR="00962BF6">
        <w:rPr>
          <w:rStyle w:val="st"/>
          <w:lang w:val="en-US"/>
        </w:rPr>
        <w:t xml:space="preserve"> was used to determinate amount of light casted at pupil</w:t>
      </w:r>
      <w:r w:rsidR="00DF4794">
        <w:rPr>
          <w:rStyle w:val="st"/>
          <w:lang w:val="en-US"/>
        </w:rPr>
        <w:t>. It is device with compacted surface</w:t>
      </w:r>
      <w:r w:rsidR="00DC3084">
        <w:rPr>
          <w:rStyle w:val="st"/>
          <w:lang w:val="en-US"/>
        </w:rPr>
        <w:t xml:space="preserve"> of</w:t>
      </w:r>
      <w:r w:rsidR="00E213F8">
        <w:rPr>
          <w:rStyle w:val="st"/>
          <w:lang w:val="en-US"/>
        </w:rPr>
        <w:t xml:space="preserve"> 3.0 x 1.6 mm</w:t>
      </w:r>
      <w:r w:rsidR="00DC3084">
        <w:rPr>
          <w:rStyle w:val="st"/>
          <w:lang w:val="en-US"/>
        </w:rPr>
        <w:t xml:space="preserve"> and spectral sensitivity close to human eye sensitivity. </w:t>
      </w:r>
      <w:r w:rsidR="00C549FB">
        <w:rPr>
          <w:rStyle w:val="st"/>
          <w:lang w:val="en-US"/>
        </w:rPr>
        <w:t xml:space="preserve"> </w:t>
      </w:r>
      <w:r w:rsidR="00E311AF">
        <w:rPr>
          <w:rStyle w:val="st"/>
          <w:lang w:val="en-US"/>
        </w:rPr>
        <w:t>Sensor</w:t>
      </w:r>
      <w:r w:rsidR="00C549FB">
        <w:rPr>
          <w:rStyle w:val="st"/>
          <w:lang w:val="en-US"/>
        </w:rPr>
        <w:t xml:space="preserve"> is capable of measuring ambient light in range of 0 </w:t>
      </w:r>
      <w:r w:rsidR="00131156">
        <w:rPr>
          <w:rStyle w:val="st"/>
          <w:lang w:val="en-US"/>
        </w:rPr>
        <w:t xml:space="preserve">- </w:t>
      </w:r>
      <w:r w:rsidR="00C549FB">
        <w:rPr>
          <w:rStyle w:val="st"/>
          <w:lang w:val="en-US"/>
        </w:rPr>
        <w:t xml:space="preserve">1 000 lux on </w:t>
      </w:r>
      <w:r w:rsidR="00131156">
        <w:rPr>
          <w:rStyle w:val="st"/>
          <w:lang w:val="en-US"/>
        </w:rPr>
        <w:t>H</w:t>
      </w:r>
      <w:r w:rsidR="00C549FB">
        <w:rPr>
          <w:rStyle w:val="st"/>
          <w:lang w:val="en-US"/>
        </w:rPr>
        <w:t>-Gain Mode</w:t>
      </w:r>
      <w:r w:rsidR="00131156">
        <w:rPr>
          <w:rStyle w:val="st"/>
          <w:lang w:val="en-US"/>
        </w:rPr>
        <w:t>,</w:t>
      </w:r>
      <w:r w:rsidR="00C549FB">
        <w:rPr>
          <w:rStyle w:val="st"/>
          <w:lang w:val="en-US"/>
        </w:rPr>
        <w:t xml:space="preserve"> </w:t>
      </w:r>
      <w:r w:rsidR="00131156">
        <w:rPr>
          <w:rStyle w:val="st"/>
          <w:lang w:val="en-US"/>
        </w:rPr>
        <w:t xml:space="preserve">0 – 10 000 in M-Gain and 0 – 100 000 </w:t>
      </w:r>
      <w:r w:rsidR="000868DB">
        <w:rPr>
          <w:rStyle w:val="st"/>
          <w:lang w:val="en-US"/>
        </w:rPr>
        <w:t>on</w:t>
      </w:r>
      <w:r w:rsidR="00131156">
        <w:rPr>
          <w:rStyle w:val="st"/>
          <w:lang w:val="en-US"/>
        </w:rPr>
        <w:t xml:space="preserve"> L-Gain. </w:t>
      </w:r>
      <w:r>
        <w:rPr>
          <w:rStyle w:val="st"/>
          <w:lang w:val="en-US"/>
        </w:rPr>
        <w:t xml:space="preserve"> </w:t>
      </w:r>
      <w:r w:rsidR="006F4686">
        <w:rPr>
          <w:rStyle w:val="st"/>
          <w:lang w:val="en-US"/>
        </w:rPr>
        <w:t xml:space="preserve">To measure which range will be most suitable for conducted experiment </w:t>
      </w:r>
      <w:r w:rsidR="006F4686">
        <w:rPr>
          <w:rStyle w:val="st"/>
          <w:lang w:val="en-US"/>
        </w:rPr>
        <w:lastRenderedPageBreak/>
        <w:t>the sensor was placed with 50cm range from LED lamp. This experiment gave values from 6 000 to 9 000</w:t>
      </w:r>
      <w:proofErr w:type="gramStart"/>
      <w:r w:rsidR="006F4686">
        <w:rPr>
          <w:rStyle w:val="st"/>
          <w:lang w:val="en-US"/>
        </w:rPr>
        <w:t>lux ,</w:t>
      </w:r>
      <w:proofErr w:type="gramEnd"/>
      <w:r w:rsidR="006F4686">
        <w:rPr>
          <w:rStyle w:val="st"/>
          <w:lang w:val="en-US"/>
        </w:rPr>
        <w:t xml:space="preserve"> which contains in H-Gain range of sensor and in that mode sensor was calibrated.</w:t>
      </w:r>
      <w:r>
        <w:rPr>
          <w:rStyle w:val="st"/>
          <w:lang w:val="en-US"/>
        </w:rPr>
        <w:t xml:space="preserve"> This sensor was placed near IR camera of left eye, and only this eye responses are recorder during the experiment.</w:t>
      </w:r>
    </w:p>
    <w:p w14:paraId="34122D0E" w14:textId="3CEADC27" w:rsidR="007C534F" w:rsidRDefault="00CF0A22" w:rsidP="007C534F">
      <w:pPr>
        <w:pStyle w:val="Tre"/>
        <w:keepNext/>
        <w:jc w:val="center"/>
      </w:pPr>
      <w:r>
        <w:rPr>
          <w:noProof/>
        </w:rPr>
        <w:drawing>
          <wp:anchor distT="0" distB="0" distL="114300" distR="114300" simplePos="0" relativeHeight="251679744" behindDoc="0" locked="0" layoutInCell="1" allowOverlap="1" wp14:anchorId="190C99F7" wp14:editId="7875996B">
            <wp:simplePos x="0" y="0"/>
            <wp:positionH relativeFrom="margin">
              <wp:align>right</wp:align>
            </wp:positionH>
            <wp:positionV relativeFrom="paragraph">
              <wp:posOffset>435693</wp:posOffset>
            </wp:positionV>
            <wp:extent cx="1749425" cy="1749425"/>
            <wp:effectExtent l="0" t="0" r="3175"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49425" cy="1749425"/>
                    </a:xfrm>
                    <a:prstGeom prst="rect">
                      <a:avLst/>
                    </a:prstGeom>
                    <a:noFill/>
                    <a:ln>
                      <a:noFill/>
                    </a:ln>
                  </pic:spPr>
                </pic:pic>
              </a:graphicData>
            </a:graphic>
          </wp:anchor>
        </w:drawing>
      </w:r>
      <w:r w:rsidR="00E87BAC" w:rsidRPr="00DE4F1B">
        <w:rPr>
          <w:noProof/>
          <w:color w:val="5B9BD5" w:themeColor="accent1"/>
          <w:lang w:val="pl-PL"/>
        </w:rPr>
        <w:drawing>
          <wp:anchor distT="0" distB="0" distL="114300" distR="114300" simplePos="0" relativeHeight="251678720" behindDoc="0" locked="0" layoutInCell="1" allowOverlap="1" wp14:anchorId="10DCEC4A" wp14:editId="3C94FD8E">
            <wp:simplePos x="0" y="0"/>
            <wp:positionH relativeFrom="margin">
              <wp:align>left</wp:align>
            </wp:positionH>
            <wp:positionV relativeFrom="paragraph">
              <wp:posOffset>23854</wp:posOffset>
            </wp:positionV>
            <wp:extent cx="3462916" cy="2376055"/>
            <wp:effectExtent l="0" t="0" r="4445" b="0"/>
            <wp:wrapTopAndBottom/>
            <wp:docPr id="10" name="Content Placeholder 5">
              <a:extLst xmlns:a="http://schemas.openxmlformats.org/drawingml/2006/main">
                <a:ext uri="{FF2B5EF4-FFF2-40B4-BE49-F238E27FC236}">
                  <a16:creationId xmlns:a16="http://schemas.microsoft.com/office/drawing/2014/main" id="{B79326BC-3EB1-44C8-9540-6A43C2DFCDD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B79326BC-3EB1-44C8-9540-6A43C2DFCDDE}"/>
                        </a:ext>
                      </a:extLst>
                    </pic:cNvPr>
                    <pic:cNvPicPr>
                      <a:picLocks noGrp="1" noChangeAspect="1"/>
                    </pic:cNvPicPr>
                  </pic:nvPicPr>
                  <pic:blipFill rotWithShape="1">
                    <a:blip r:embed="rId27">
                      <a:extLst>
                        <a:ext uri="{28A0092B-C50C-407E-A947-70E740481C1C}">
                          <a14:useLocalDpi xmlns:a14="http://schemas.microsoft.com/office/drawing/2010/main" val="0"/>
                        </a:ext>
                      </a:extLst>
                    </a:blip>
                    <a:srcRect l="16234" r="23649" b="21162"/>
                    <a:stretch/>
                  </pic:blipFill>
                  <pic:spPr bwMode="auto">
                    <a:xfrm>
                      <a:off x="0" y="0"/>
                      <a:ext cx="3462916" cy="2376055"/>
                    </a:xfrm>
                    <a:prstGeom prst="rect">
                      <a:avLst/>
                    </a:prstGeom>
                    <a:ln>
                      <a:noFill/>
                    </a:ln>
                    <a:extLst>
                      <a:ext uri="{53640926-AAD7-44D8-BBD7-CCE9431645EC}">
                        <a14:shadowObscured xmlns:a14="http://schemas.microsoft.com/office/drawing/2010/main"/>
                      </a:ext>
                    </a:extLst>
                  </pic:spPr>
                </pic:pic>
              </a:graphicData>
            </a:graphic>
          </wp:anchor>
        </w:drawing>
      </w:r>
    </w:p>
    <w:p w14:paraId="62824836" w14:textId="51B90C9E" w:rsidR="00E87BAC" w:rsidRPr="00DE4F1B" w:rsidRDefault="007C534F" w:rsidP="007C534F">
      <w:pPr>
        <w:pStyle w:val="Caption"/>
        <w:rPr>
          <w:rStyle w:val="Hyperlink2"/>
          <w:color w:val="5B9BD5" w:themeColor="accent1"/>
        </w:rPr>
      </w:pPr>
      <w:bookmarkStart w:id="550" w:name="_Ref3287085"/>
      <w:bookmarkStart w:id="551" w:name="_Ref3287074"/>
      <w:r w:rsidRPr="00B12011">
        <w:rPr>
          <w:lang w:val="en-US"/>
        </w:rPr>
        <w:t xml:space="preserve">Figure </w:t>
      </w:r>
      <w:r>
        <w:fldChar w:fldCharType="begin"/>
      </w:r>
      <w:r w:rsidRPr="00B12011">
        <w:rPr>
          <w:lang w:val="en-US"/>
        </w:rPr>
        <w:instrText xml:space="preserve"> SEQ Figure \* ARABIC </w:instrText>
      </w:r>
      <w:r>
        <w:fldChar w:fldCharType="separate"/>
      </w:r>
      <w:r w:rsidR="001B3592">
        <w:rPr>
          <w:noProof/>
          <w:lang w:val="en-US"/>
        </w:rPr>
        <w:t>14</w:t>
      </w:r>
      <w:r>
        <w:fldChar w:fldCharType="end"/>
      </w:r>
      <w:bookmarkEnd w:id="550"/>
      <w:r w:rsidRPr="00B12011">
        <w:rPr>
          <w:lang w:val="en-US"/>
        </w:rPr>
        <w:t xml:space="preserve">. </w:t>
      </w:r>
      <w:proofErr w:type="spellStart"/>
      <w:r w:rsidRPr="00B12011">
        <w:rPr>
          <w:lang w:val="en-US"/>
        </w:rPr>
        <w:t>PupilLab</w:t>
      </w:r>
      <w:proofErr w:type="spellEnd"/>
      <w:r w:rsidRPr="00B12011">
        <w:rPr>
          <w:lang w:val="en-US"/>
        </w:rPr>
        <w:t xml:space="preserve"> eye tracker</w:t>
      </w:r>
      <w:r w:rsidR="00CF0A22">
        <w:rPr>
          <w:lang w:val="en-US"/>
        </w:rPr>
        <w:t xml:space="preserve"> and</w:t>
      </w:r>
      <w:r w:rsidR="00CF0A22" w:rsidRPr="00CF0A22">
        <w:rPr>
          <w:lang w:val="en-US"/>
        </w:rPr>
        <w:t xml:space="preserve"> </w:t>
      </w:r>
      <w:r w:rsidR="00CF0A22">
        <w:rPr>
          <w:lang w:val="en-US"/>
        </w:rPr>
        <w:t>BH1603FVC Rohm sensor</w:t>
      </w:r>
      <w:r w:rsidRPr="00B12011">
        <w:rPr>
          <w:lang w:val="en-US"/>
        </w:rPr>
        <w:t xml:space="preserve">. Source </w:t>
      </w:r>
      <w:r w:rsidR="00B66EAF">
        <w:fldChar w:fldCharType="begin"/>
      </w:r>
      <w:r w:rsidR="00B66EAF" w:rsidRPr="00B66EAF">
        <w:rPr>
          <w:lang w:val="en-US"/>
          <w:rPrChange w:id="552" w:author="MenosG" w:date="2019-04-15T19:52:00Z">
            <w:rPr/>
          </w:rPrChange>
        </w:rPr>
        <w:instrText xml:space="preserve"> HYPERLINK "https://bit.ly/2TH3hby" </w:instrText>
      </w:r>
      <w:r w:rsidR="00B66EAF">
        <w:fldChar w:fldCharType="separate"/>
      </w:r>
      <w:r w:rsidR="00CF0A22" w:rsidRPr="00BA28EC">
        <w:rPr>
          <w:rStyle w:val="Hyperlink"/>
          <w:lang w:val="en-US"/>
        </w:rPr>
        <w:t>https://bit.ly/2TH3hby</w:t>
      </w:r>
      <w:r w:rsidR="00B66EAF">
        <w:rPr>
          <w:rStyle w:val="Hyperlink"/>
          <w:lang w:val="en-US"/>
        </w:rPr>
        <w:fldChar w:fldCharType="end"/>
      </w:r>
      <w:bookmarkEnd w:id="551"/>
      <w:r w:rsidR="00CF0A22">
        <w:rPr>
          <w:lang w:val="en-US"/>
        </w:rPr>
        <w:t xml:space="preserve"> </w:t>
      </w:r>
      <w:r w:rsidR="00CF0A22" w:rsidRPr="00CF0A22">
        <w:rPr>
          <w:lang w:val="en-US"/>
        </w:rPr>
        <w:t>https://bit.ly/2VbrV1d</w:t>
      </w:r>
    </w:p>
    <w:p w14:paraId="64B40A3A" w14:textId="59E7C0E2" w:rsidR="00E87BAC" w:rsidRPr="00DE4F1B" w:rsidRDefault="00E87BAC" w:rsidP="007B78C9">
      <w:pPr>
        <w:pStyle w:val="Tre"/>
        <w:rPr>
          <w:rStyle w:val="Hyperlink2"/>
          <w:color w:val="5B9BD5" w:themeColor="accent1"/>
        </w:rPr>
      </w:pPr>
    </w:p>
    <w:p w14:paraId="351819DD" w14:textId="4B6A3EBE" w:rsidR="0077678A" w:rsidRDefault="00CF0A22" w:rsidP="007B78C9">
      <w:pPr>
        <w:pStyle w:val="Tre"/>
        <w:rPr>
          <w:rStyle w:val="Hyperlink2"/>
          <w:color w:val="auto"/>
        </w:rPr>
      </w:pPr>
      <w:r>
        <w:rPr>
          <w:rStyle w:val="Hyperlink2"/>
          <w:color w:val="auto"/>
        </w:rPr>
        <w:t xml:space="preserve">To </w:t>
      </w:r>
      <w:r w:rsidR="008036DF">
        <w:rPr>
          <w:rStyle w:val="Hyperlink2"/>
          <w:color w:val="auto"/>
        </w:rPr>
        <w:t>recog</w:t>
      </w:r>
      <w:r w:rsidR="008036DF">
        <w:rPr>
          <w:rStyle w:val="Hyperlink2"/>
        </w:rPr>
        <w:t>nize and measure</w:t>
      </w:r>
      <w:r>
        <w:rPr>
          <w:rStyle w:val="Hyperlink2"/>
          <w:color w:val="auto"/>
        </w:rPr>
        <w:t xml:space="preserve"> changes of pupil in time the </w:t>
      </w:r>
      <w:del w:id="553" w:author="MenosG" w:date="2019-05-06T21:15:00Z">
        <w:r w:rsidDel="005029D6">
          <w:rPr>
            <w:rStyle w:val="Hyperlink2"/>
            <w:color w:val="auto"/>
          </w:rPr>
          <w:delText>PupilLab</w:delText>
        </w:r>
      </w:del>
      <w:ins w:id="554" w:author="MenosG" w:date="2019-05-06T21:15:00Z">
        <w:r w:rsidR="005029D6">
          <w:rPr>
            <w:rStyle w:val="Hyperlink2"/>
            <w:color w:val="auto"/>
          </w:rPr>
          <w:t>Pupil Lab</w:t>
        </w:r>
      </w:ins>
      <w:r>
        <w:rPr>
          <w:rStyle w:val="Hyperlink2"/>
          <w:color w:val="auto"/>
        </w:rPr>
        <w:t xml:space="preserve"> method was used, as default for the hardware</w:t>
      </w:r>
      <w:r w:rsidR="00880554">
        <w:rPr>
          <w:rStyle w:val="Hyperlink2"/>
          <w:color w:val="auto"/>
        </w:rPr>
        <w:t xml:space="preserve">. </w:t>
      </w:r>
      <w:commentRangeStart w:id="555"/>
      <w:commentRangeStart w:id="556"/>
      <w:r w:rsidR="00943F29">
        <w:rPr>
          <w:rStyle w:val="Hyperlink2"/>
          <w:color w:val="auto"/>
        </w:rPr>
        <w:t xml:space="preserve">Detection method used in </w:t>
      </w:r>
      <w:r w:rsidR="00C81903">
        <w:rPr>
          <w:rStyle w:val="Hyperlink2"/>
          <w:color w:val="auto"/>
        </w:rPr>
        <w:t>software</w:t>
      </w:r>
      <w:r w:rsidR="00943F29">
        <w:rPr>
          <w:rStyle w:val="Hyperlink2"/>
          <w:color w:val="auto"/>
        </w:rPr>
        <w:t xml:space="preserve"> provided by </w:t>
      </w:r>
      <w:del w:id="557" w:author="MenosG" w:date="2019-05-06T21:15:00Z">
        <w:r w:rsidR="00943F29" w:rsidDel="005029D6">
          <w:rPr>
            <w:rStyle w:val="Hyperlink2"/>
            <w:color w:val="auto"/>
          </w:rPr>
          <w:delText>PupilLab</w:delText>
        </w:r>
      </w:del>
      <w:ins w:id="558" w:author="MenosG" w:date="2019-05-06T21:15:00Z">
        <w:r w:rsidR="005029D6">
          <w:rPr>
            <w:rStyle w:val="Hyperlink2"/>
            <w:color w:val="auto"/>
          </w:rPr>
          <w:t>Pupil Lab</w:t>
        </w:r>
      </w:ins>
      <w:r w:rsidR="00943F29">
        <w:rPr>
          <w:rStyle w:val="Hyperlink2"/>
          <w:color w:val="auto"/>
        </w:rPr>
        <w:t xml:space="preserve"> is consist of 7 steps</w:t>
      </w:r>
      <w:r w:rsidR="008036DF">
        <w:rPr>
          <w:rStyle w:val="Hyperlink2"/>
          <w:color w:val="auto"/>
        </w:rPr>
        <w:t>, presented at Figure &lt;</w:t>
      </w:r>
      <w:proofErr w:type="spellStart"/>
      <w:r w:rsidR="008036DF">
        <w:rPr>
          <w:rStyle w:val="Hyperlink2"/>
          <w:color w:val="auto"/>
        </w:rPr>
        <w:t>zdjecia</w:t>
      </w:r>
      <w:proofErr w:type="spellEnd"/>
      <w:r w:rsidR="008036DF">
        <w:rPr>
          <w:rStyle w:val="Hyperlink2"/>
          <w:color w:val="auto"/>
        </w:rPr>
        <w:t>&gt;</w:t>
      </w:r>
      <w:r w:rsidR="00943F29">
        <w:rPr>
          <w:rStyle w:val="Hyperlink2"/>
          <w:color w:val="auto"/>
        </w:rPr>
        <w:t>.</w:t>
      </w:r>
      <w:r w:rsidR="00C81903">
        <w:rPr>
          <w:rStyle w:val="Hyperlink2"/>
          <w:color w:val="auto"/>
        </w:rPr>
        <w:t xml:space="preserve"> First the image of eye is converted to grayscale. Using </w:t>
      </w:r>
      <w:proofErr w:type="spellStart"/>
      <w:r w:rsidR="00C81903">
        <w:rPr>
          <w:rStyle w:val="Hyperlink2"/>
          <w:color w:val="auto"/>
        </w:rPr>
        <w:t>Haar</w:t>
      </w:r>
      <w:proofErr w:type="spellEnd"/>
      <w:r w:rsidR="00C81903">
        <w:rPr>
          <w:rStyle w:val="Hyperlink2"/>
          <w:color w:val="auto"/>
        </w:rPr>
        <w:t xml:space="preserve"> like feature the region of interest, the estimated region where pupil can be, is calculated, </w:t>
      </w:r>
      <w:r w:rsidR="00C81903" w:rsidRPr="00C81903">
        <w:rPr>
          <w:rStyle w:val="Hyperlink2"/>
          <w:color w:val="auto"/>
        </w:rPr>
        <w:t>significantly</w:t>
      </w:r>
      <w:r w:rsidR="00C81903">
        <w:rPr>
          <w:rStyle w:val="Hyperlink2"/>
          <w:color w:val="auto"/>
        </w:rPr>
        <w:t xml:space="preserve"> cut the unwanted pixels from source image. Region obtained </w:t>
      </w:r>
      <w:r w:rsidR="00F44861">
        <w:rPr>
          <w:rStyle w:val="Hyperlink2"/>
          <w:color w:val="auto"/>
        </w:rPr>
        <w:t xml:space="preserve">in previous step is filtered by Canny edge detector. For region of interest the histogram is </w:t>
      </w:r>
      <w:r w:rsidR="00270B81">
        <w:rPr>
          <w:rStyle w:val="Hyperlink2"/>
          <w:color w:val="auto"/>
        </w:rPr>
        <w:t>calculated,</w:t>
      </w:r>
      <w:r w:rsidR="00F44861">
        <w:rPr>
          <w:rStyle w:val="Hyperlink2"/>
          <w:color w:val="auto"/>
        </w:rPr>
        <w:t xml:space="preserve"> and “dark” region is defined by offset from lowest spike in histogram. All edges with spectral reflections and not in “dark” region are excluded. Remained edges are </w:t>
      </w:r>
      <w:r w:rsidR="003F5278">
        <w:rPr>
          <w:rStyle w:val="Hyperlink2"/>
          <w:color w:val="auto"/>
        </w:rPr>
        <w:t>filtered</w:t>
      </w:r>
      <w:r w:rsidR="00F44861">
        <w:rPr>
          <w:rStyle w:val="Hyperlink2"/>
          <w:color w:val="auto"/>
        </w:rPr>
        <w:t xml:space="preserve"> and split into </w:t>
      </w:r>
      <w:r w:rsidR="003F5278">
        <w:rPr>
          <w:rStyle w:val="Hyperlink2"/>
          <w:color w:val="auto"/>
        </w:rPr>
        <w:t>sub contours</w:t>
      </w:r>
      <w:r w:rsidR="00F44861">
        <w:rPr>
          <w:rStyle w:val="Hyperlink2"/>
          <w:color w:val="auto"/>
        </w:rPr>
        <w:t xml:space="preserve"> based on criteria of curvature continuity. Finally, the ellipse is fitted using least square method and additional criteria like ellipse circumference.</w:t>
      </w:r>
      <w:commentRangeEnd w:id="555"/>
      <w:r w:rsidR="001B2662">
        <w:rPr>
          <w:rStyle w:val="CommentReference"/>
          <w:rFonts w:eastAsia="Times New Roman" w:cs="Times New Roman"/>
          <w:color w:val="auto"/>
          <w:bdr w:val="none" w:sz="0" w:space="0" w:color="auto"/>
          <w:lang w:val="pl-PL" w:eastAsia="pl-PL"/>
        </w:rPr>
        <w:commentReference w:id="555"/>
      </w:r>
      <w:commentRangeEnd w:id="556"/>
      <w:r w:rsidR="00FA15D2">
        <w:rPr>
          <w:rStyle w:val="CommentReference"/>
          <w:rFonts w:eastAsia="Times New Roman" w:cs="Times New Roman"/>
          <w:color w:val="auto"/>
          <w:bdr w:val="none" w:sz="0" w:space="0" w:color="auto"/>
          <w:lang w:val="pl-PL" w:eastAsia="pl-PL"/>
        </w:rPr>
        <w:commentReference w:id="556"/>
      </w:r>
    </w:p>
    <w:p w14:paraId="6E3D5432" w14:textId="41D3FEC5" w:rsidR="003F5278" w:rsidRDefault="003F5278" w:rsidP="007B78C9">
      <w:pPr>
        <w:pStyle w:val="Tre"/>
        <w:rPr>
          <w:rStyle w:val="Hyperlink2"/>
          <w:color w:val="auto"/>
        </w:rPr>
      </w:pPr>
    </w:p>
    <w:p w14:paraId="7CE1A819" w14:textId="35DF455E" w:rsidR="003F5278" w:rsidRDefault="003F5278" w:rsidP="007B78C9">
      <w:pPr>
        <w:pStyle w:val="Tre"/>
        <w:rPr>
          <w:rStyle w:val="Hyperlink2"/>
          <w:color w:val="auto"/>
        </w:rPr>
      </w:pPr>
      <w:r w:rsidRPr="003F5278">
        <w:rPr>
          <w:rStyle w:val="Hyperlink2"/>
          <w:noProof/>
          <w:color w:val="auto"/>
        </w:rPr>
        <w:drawing>
          <wp:inline distT="0" distB="0" distL="0" distR="0" wp14:anchorId="51750076" wp14:editId="109F9C7E">
            <wp:extent cx="1810003" cy="18100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26EC7623" wp14:editId="587CF67A">
            <wp:extent cx="1810003" cy="18100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55AABDEE" wp14:editId="12453B8A">
            <wp:extent cx="1810003" cy="18100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717CC76F" wp14:editId="5AFBED9A">
            <wp:extent cx="1810003" cy="18100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3C30F420" wp14:editId="3D124412">
            <wp:extent cx="1810003" cy="1810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53E67647" wp14:editId="4B54563D">
            <wp:extent cx="1810003" cy="18100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0003" cy="1810003"/>
                    </a:xfrm>
                    <a:prstGeom prst="rect">
                      <a:avLst/>
                    </a:prstGeom>
                  </pic:spPr>
                </pic:pic>
              </a:graphicData>
            </a:graphic>
          </wp:inline>
        </w:drawing>
      </w:r>
    </w:p>
    <w:p w14:paraId="673DBE6F" w14:textId="46BF9306" w:rsidR="0077678A" w:rsidRPr="002D388B" w:rsidRDefault="0077678A" w:rsidP="007B78C9">
      <w:pPr>
        <w:pStyle w:val="Tre"/>
        <w:rPr>
          <w:rStyle w:val="Hyperlink2"/>
          <w:color w:val="auto"/>
        </w:rPr>
      </w:pPr>
    </w:p>
    <w:p w14:paraId="3E7819D5" w14:textId="77777777" w:rsidR="0077678A" w:rsidRPr="002D388B" w:rsidRDefault="0077678A" w:rsidP="007B78C9">
      <w:pPr>
        <w:pStyle w:val="Tre"/>
        <w:rPr>
          <w:rStyle w:val="Hyperlink2"/>
          <w:color w:val="5B9BD5" w:themeColor="accent1"/>
        </w:rPr>
      </w:pPr>
    </w:p>
    <w:p w14:paraId="4ED3A238" w14:textId="036314FE" w:rsidR="00DE4F1B" w:rsidRPr="004C43D5" w:rsidRDefault="008A75A7" w:rsidP="007B78C9">
      <w:pPr>
        <w:pStyle w:val="Tre"/>
        <w:rPr>
          <w:rStyle w:val="Hyperlink2"/>
          <w:color w:val="5B9BD5" w:themeColor="accent1"/>
          <w:rPrChange w:id="559" w:author="MenosG" w:date="2019-05-18T15:08:00Z">
            <w:rPr>
              <w:rStyle w:val="Hyperlink2"/>
              <w:color w:val="5B9BD5" w:themeColor="accent1"/>
              <w:lang w:val="pl-PL"/>
            </w:rPr>
          </w:rPrChange>
        </w:rPr>
      </w:pPr>
      <w:commentRangeStart w:id="560"/>
      <w:proofErr w:type="spellStart"/>
      <w:ins w:id="561" w:author="Piotr Napieralski" w:date="2019-05-18T08:59:00Z">
        <w:r w:rsidRPr="004C43D5">
          <w:rPr>
            <w:rStyle w:val="Hyperlink2"/>
            <w:color w:val="5B9BD5" w:themeColor="accent1"/>
            <w:rPrChange w:id="562" w:author="MenosG" w:date="2019-05-18T15:08:00Z">
              <w:rPr>
                <w:rStyle w:val="Hyperlink2"/>
                <w:color w:val="5B9BD5" w:themeColor="accent1"/>
                <w:lang w:val="pl-PL"/>
              </w:rPr>
            </w:rPrChange>
          </w:rPr>
          <w:lastRenderedPageBreak/>
          <w:t>Opis</w:t>
        </w:r>
        <w:proofErr w:type="spellEnd"/>
        <w:r w:rsidRPr="004C43D5">
          <w:rPr>
            <w:rStyle w:val="Hyperlink2"/>
            <w:color w:val="5B9BD5" w:themeColor="accent1"/>
            <w:rPrChange w:id="563" w:author="MenosG" w:date="2019-05-18T15:08:00Z">
              <w:rPr>
                <w:rStyle w:val="Hyperlink2"/>
                <w:color w:val="5B9BD5" w:themeColor="accent1"/>
                <w:lang w:val="pl-PL"/>
              </w:rPr>
            </w:rPrChange>
          </w:rPr>
          <w:t xml:space="preserve"> </w:t>
        </w:r>
        <w:proofErr w:type="spellStart"/>
        <w:r w:rsidRPr="004C43D5">
          <w:rPr>
            <w:rStyle w:val="Hyperlink2"/>
            <w:color w:val="5B9BD5" w:themeColor="accent1"/>
            <w:rPrChange w:id="564" w:author="MenosG" w:date="2019-05-18T15:08:00Z">
              <w:rPr>
                <w:rStyle w:val="Hyperlink2"/>
                <w:color w:val="5B9BD5" w:themeColor="accent1"/>
                <w:lang w:val="pl-PL"/>
              </w:rPr>
            </w:rPrChange>
          </w:rPr>
          <w:t>implementacji</w:t>
        </w:r>
        <w:proofErr w:type="spellEnd"/>
        <w:r w:rsidRPr="004C43D5">
          <w:rPr>
            <w:rStyle w:val="Hyperlink2"/>
            <w:color w:val="5B9BD5" w:themeColor="accent1"/>
            <w:rPrChange w:id="565" w:author="MenosG" w:date="2019-05-18T15:08:00Z">
              <w:rPr>
                <w:rStyle w:val="Hyperlink2"/>
                <w:color w:val="5B9BD5" w:themeColor="accent1"/>
                <w:lang w:val="pl-PL"/>
              </w:rPr>
            </w:rPrChange>
          </w:rPr>
          <w:t xml:space="preserve"> </w:t>
        </w:r>
        <w:proofErr w:type="spellStart"/>
        <w:r w:rsidRPr="004C43D5">
          <w:rPr>
            <w:rStyle w:val="Hyperlink2"/>
            <w:color w:val="5B9BD5" w:themeColor="accent1"/>
            <w:rPrChange w:id="566" w:author="MenosG" w:date="2019-05-18T15:08:00Z">
              <w:rPr>
                <w:rStyle w:val="Hyperlink2"/>
                <w:color w:val="5B9BD5" w:themeColor="accent1"/>
                <w:lang w:val="pl-PL"/>
              </w:rPr>
            </w:rPrChange>
          </w:rPr>
          <w:t>Pampeluny</w:t>
        </w:r>
      </w:ins>
      <w:commentRangeEnd w:id="560"/>
      <w:proofErr w:type="spellEnd"/>
      <w:r w:rsidR="002E7A36">
        <w:rPr>
          <w:rStyle w:val="CommentReference"/>
          <w:rFonts w:eastAsia="Times New Roman" w:cs="Times New Roman"/>
          <w:color w:val="auto"/>
          <w:bdr w:val="none" w:sz="0" w:space="0" w:color="auto"/>
          <w:lang w:val="pl-PL" w:eastAsia="pl-PL"/>
        </w:rPr>
        <w:commentReference w:id="560"/>
      </w:r>
    </w:p>
    <w:p w14:paraId="044ED512" w14:textId="5F50CE5B" w:rsidR="00CF0A22" w:rsidRPr="004C43D5" w:rsidRDefault="00CF0A22" w:rsidP="007B78C9">
      <w:pPr>
        <w:pStyle w:val="Tre"/>
        <w:rPr>
          <w:rStyle w:val="Hyperlink2"/>
          <w:color w:val="5B9BD5" w:themeColor="accent1"/>
          <w:rPrChange w:id="567" w:author="MenosG" w:date="2019-05-18T15:08:00Z">
            <w:rPr>
              <w:rStyle w:val="Hyperlink2"/>
              <w:color w:val="5B9BD5" w:themeColor="accent1"/>
              <w:lang w:val="pl-PL"/>
            </w:rPr>
          </w:rPrChange>
        </w:rPr>
      </w:pPr>
    </w:p>
    <w:p w14:paraId="3A096974" w14:textId="161F4C4D" w:rsidR="00CF0A22" w:rsidRPr="004C43D5" w:rsidRDefault="00CF0A22" w:rsidP="007B78C9">
      <w:pPr>
        <w:pStyle w:val="Tre"/>
        <w:rPr>
          <w:rStyle w:val="Hyperlink2"/>
          <w:color w:val="5B9BD5" w:themeColor="accent1"/>
          <w:rPrChange w:id="568" w:author="MenosG" w:date="2019-05-18T15:08:00Z">
            <w:rPr>
              <w:rStyle w:val="Hyperlink2"/>
              <w:color w:val="5B9BD5" w:themeColor="accent1"/>
              <w:lang w:val="pl-PL"/>
            </w:rPr>
          </w:rPrChange>
        </w:rPr>
      </w:pPr>
    </w:p>
    <w:p w14:paraId="49BEF28D" w14:textId="77777777" w:rsidR="00CF0A22" w:rsidRPr="004C43D5" w:rsidRDefault="00CF0A22" w:rsidP="007B78C9">
      <w:pPr>
        <w:pStyle w:val="Tre"/>
        <w:rPr>
          <w:rStyle w:val="Hyperlink2"/>
          <w:color w:val="5B9BD5" w:themeColor="accent1"/>
          <w:rPrChange w:id="569" w:author="MenosG" w:date="2019-05-18T15:08:00Z">
            <w:rPr>
              <w:rStyle w:val="Hyperlink2"/>
              <w:color w:val="5B9BD5" w:themeColor="accent1"/>
              <w:lang w:val="pl-PL"/>
            </w:rPr>
          </w:rPrChange>
        </w:rPr>
      </w:pPr>
    </w:p>
    <w:p w14:paraId="4BE2D456" w14:textId="1CD4E9AC" w:rsidR="00943F29" w:rsidRPr="00880554" w:rsidDel="002E7A36" w:rsidRDefault="00880554">
      <w:pPr>
        <w:pStyle w:val="Tre"/>
        <w:rPr>
          <w:del w:id="570" w:author="MenosG" w:date="2019-05-19T09:27:00Z"/>
          <w:rStyle w:val="Hyperlink2"/>
          <w:color w:val="5B9BD5" w:themeColor="accent1"/>
        </w:rPr>
      </w:pPr>
      <w:del w:id="571" w:author="MenosG" w:date="2019-05-19T09:27:00Z">
        <w:r w:rsidRPr="00880554" w:rsidDel="002E7A36">
          <w:rPr>
            <w:rStyle w:val="Hyperlink2"/>
            <w:color w:val="auto"/>
          </w:rPr>
          <w:delText>To proper compare result g</w:delText>
        </w:r>
        <w:r w:rsidDel="002E7A36">
          <w:rPr>
            <w:rStyle w:val="Hyperlink2"/>
            <w:color w:val="auto"/>
          </w:rPr>
          <w:delText xml:space="preserve">athered by </w:delText>
        </w:r>
        <w:r w:rsidR="001B3592" w:rsidDel="002E7A36">
          <w:rPr>
            <w:rStyle w:val="Hyperlink2"/>
            <w:color w:val="auto"/>
          </w:rPr>
          <w:delText xml:space="preserve">both eye tracker and light sensor and </w:delText>
        </w:r>
        <w:r w:rsidR="007B53D7" w:rsidDel="002E7A36">
          <w:rPr>
            <w:rStyle w:val="Hyperlink2"/>
            <w:color w:val="auto"/>
          </w:rPr>
          <w:delText>real-life</w:delText>
        </w:r>
        <w:r w:rsidR="001B3592" w:rsidDel="002E7A36">
          <w:rPr>
            <w:rStyle w:val="Hyperlink2"/>
            <w:color w:val="auto"/>
          </w:rPr>
          <w:delText xml:space="preserve"> scenarios </w:delText>
        </w:r>
        <w:r w:rsidDel="002E7A36">
          <w:rPr>
            <w:rStyle w:val="Hyperlink2"/>
            <w:color w:val="auto"/>
          </w:rPr>
          <w:delText xml:space="preserve">the </w:delText>
        </w:r>
      </w:del>
      <w:del w:id="572" w:author="MenosG" w:date="2019-04-15T21:35:00Z">
        <w:r w:rsidDel="001B2662">
          <w:rPr>
            <w:rStyle w:val="Hyperlink2"/>
            <w:color w:val="auto"/>
          </w:rPr>
          <w:delText xml:space="preserve">Pampelona </w:delText>
        </w:r>
      </w:del>
      <w:del w:id="573" w:author="MenosG" w:date="2019-05-19T09:27:00Z">
        <w:r w:rsidDel="002E7A36">
          <w:rPr>
            <w:rStyle w:val="Hyperlink2"/>
            <w:color w:val="auto"/>
          </w:rPr>
          <w:delText>PLR Model was used</w:delText>
        </w:r>
        <w:r w:rsidR="008036DF" w:rsidDel="002E7A36">
          <w:rPr>
            <w:rStyle w:val="Hyperlink2"/>
            <w:color w:val="auto"/>
          </w:rPr>
          <w:delText xml:space="preserve"> [cytowanie pampelona]</w:delText>
        </w:r>
        <w:r w:rsidDel="002E7A36">
          <w:rPr>
            <w:rStyle w:val="Hyperlink2"/>
            <w:color w:val="auto"/>
          </w:rPr>
          <w:delText xml:space="preserve">. </w:delText>
        </w:r>
        <w:r w:rsidR="001B3592" w:rsidDel="002E7A36">
          <w:rPr>
            <w:rStyle w:val="Hyperlink2"/>
            <w:color w:val="auto"/>
          </w:rPr>
          <w:delText xml:space="preserve">This model is able to describe changes of individual pupil on specific light conditions. Despite the fact that Pampelona is based on Moon and Spencer’s function and not the newest </w:delText>
        </w:r>
        <w:r w:rsidR="001B3592" w:rsidRPr="001B3592" w:rsidDel="002E7A36">
          <w:rPr>
            <w:rStyle w:val="Hyperlink2"/>
            <w:color w:val="auto"/>
          </w:rPr>
          <w:delText>Wattson and Yellot</w:delText>
        </w:r>
        <w:r w:rsidR="001B3592" w:rsidDel="002E7A36">
          <w:rPr>
            <w:rStyle w:val="Hyperlink2"/>
            <w:color w:val="auto"/>
          </w:rPr>
          <w:delText>, the literature shows that this method gives very high correlation</w:delText>
        </w:r>
        <w:r w:rsidR="008036DF" w:rsidDel="002E7A36">
          <w:rPr>
            <w:rStyle w:val="Hyperlink2"/>
            <w:color w:val="auto"/>
          </w:rPr>
          <w:delText xml:space="preserve"> with real life scenarios with mean error lesser than 10%.</w:delText>
        </w:r>
      </w:del>
    </w:p>
    <w:p w14:paraId="15605BD9" w14:textId="1704697E" w:rsidR="001B3592" w:rsidDel="008A75A7" w:rsidRDefault="001B3592">
      <w:pPr>
        <w:pStyle w:val="Tre"/>
        <w:rPr>
          <w:del w:id="574" w:author="Piotr Napieralski" w:date="2019-05-18T08:59:00Z"/>
        </w:rPr>
        <w:pPrChange w:id="575" w:author="Piotr Napieralski" w:date="2019-05-18T08:59:00Z">
          <w:pPr>
            <w:pStyle w:val="Tre"/>
            <w:keepNext/>
          </w:pPr>
        </w:pPrChange>
      </w:pPr>
      <w:del w:id="576" w:author="Piotr Napieralski" w:date="2019-05-18T08:59:00Z">
        <w:r w:rsidDel="008A75A7">
          <w:rPr>
            <w:noProof/>
          </w:rPr>
          <w:drawing>
            <wp:inline distT="0" distB="0" distL="0" distR="0" wp14:anchorId="06C2C4CC" wp14:editId="49C6E836">
              <wp:extent cx="5761355" cy="8305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355" cy="830580"/>
                      </a:xfrm>
                      <a:prstGeom prst="rect">
                        <a:avLst/>
                      </a:prstGeom>
                    </pic:spPr>
                  </pic:pic>
                </a:graphicData>
              </a:graphic>
            </wp:inline>
          </w:drawing>
        </w:r>
      </w:del>
    </w:p>
    <w:p w14:paraId="7D5BF110" w14:textId="25B87E86" w:rsidR="00943F29" w:rsidRPr="00880554" w:rsidDel="008A75A7" w:rsidRDefault="001B3592">
      <w:pPr>
        <w:pStyle w:val="Tre"/>
        <w:rPr>
          <w:del w:id="577" w:author="Piotr Napieralski" w:date="2019-05-18T08:59:00Z"/>
          <w:rStyle w:val="Hyperlink2"/>
          <w:color w:val="5B9BD5" w:themeColor="accent1"/>
        </w:rPr>
        <w:pPrChange w:id="578" w:author="Piotr Napieralski" w:date="2019-05-18T08:59:00Z">
          <w:pPr>
            <w:pStyle w:val="Caption"/>
          </w:pPr>
        </w:pPrChange>
      </w:pPr>
      <w:bookmarkStart w:id="579" w:name="_Ref5023987"/>
      <w:del w:id="580" w:author="Piotr Napieralski" w:date="2019-05-18T08:59:00Z">
        <w:r w:rsidRPr="007B53D7" w:rsidDel="008A75A7">
          <w:delText xml:space="preserve">Figure </w:delText>
        </w:r>
        <w:r w:rsidDel="008A75A7">
          <w:fldChar w:fldCharType="begin"/>
        </w:r>
        <w:r w:rsidRPr="007B53D7" w:rsidDel="008A75A7">
          <w:delInstrText xml:space="preserve"> SEQ Figure \* ARABIC </w:delInstrText>
        </w:r>
        <w:r w:rsidDel="008A75A7">
          <w:fldChar w:fldCharType="separate"/>
        </w:r>
        <w:r w:rsidRPr="007B53D7" w:rsidDel="008A75A7">
          <w:rPr>
            <w:noProof/>
          </w:rPr>
          <w:delText>15</w:delText>
        </w:r>
        <w:r w:rsidDel="008A75A7">
          <w:fldChar w:fldCharType="end"/>
        </w:r>
        <w:bookmarkEnd w:id="579"/>
        <w:r w:rsidRPr="007B53D7" w:rsidDel="008A75A7">
          <w:delText xml:space="preserve">. Equation for </w:delText>
        </w:r>
      </w:del>
      <w:ins w:id="581" w:author="MenosG" w:date="2019-04-15T21:35:00Z">
        <w:del w:id="582" w:author="Piotr Napieralski" w:date="2019-05-18T08:59:00Z">
          <w:r w:rsidR="001B2662" w:rsidDel="008A75A7">
            <w:rPr>
              <w:rStyle w:val="Hyperlink2"/>
            </w:rPr>
            <w:delText>Pamplona</w:delText>
          </w:r>
          <w:r w:rsidR="001B2662" w:rsidRPr="007B53D7" w:rsidDel="008A75A7">
            <w:delText xml:space="preserve"> </w:delText>
          </w:r>
        </w:del>
      </w:ins>
      <w:del w:id="583" w:author="Piotr Napieralski" w:date="2019-05-18T08:59:00Z">
        <w:r w:rsidRPr="007B53D7" w:rsidDel="008A75A7">
          <w:delText>Pampelona</w:delText>
        </w:r>
      </w:del>
    </w:p>
    <w:p w14:paraId="57A43E3A" w14:textId="31DAA409" w:rsidR="00943F29" w:rsidRPr="00880554" w:rsidDel="008A75A7" w:rsidRDefault="00943F29">
      <w:pPr>
        <w:pStyle w:val="Tre"/>
        <w:rPr>
          <w:del w:id="584" w:author="Piotr Napieralski" w:date="2019-05-18T08:59:00Z"/>
          <w:rStyle w:val="Hyperlink2"/>
          <w:rFonts w:cs="Times New Roman"/>
          <w:color w:val="5B9BD5" w:themeColor="accent1"/>
          <w:bdr w:val="none" w:sz="0" w:space="0" w:color="auto"/>
          <w:lang w:eastAsia="pl-PL"/>
        </w:rPr>
      </w:pPr>
    </w:p>
    <w:p w14:paraId="56F0D163" w14:textId="398F14AC" w:rsidR="0086438A" w:rsidDel="008A75A7" w:rsidRDefault="00D57869">
      <w:pPr>
        <w:pStyle w:val="Tre"/>
        <w:rPr>
          <w:del w:id="585" w:author="Piotr Napieralski" w:date="2019-05-18T08:59:00Z"/>
          <w:rStyle w:val="Hyperlink2"/>
          <w:rFonts w:cs="Times New Roman"/>
          <w:color w:val="auto"/>
          <w:bdr w:val="none" w:sz="0" w:space="0" w:color="auto"/>
          <w:lang w:eastAsia="pl-PL"/>
        </w:rPr>
      </w:pPr>
      <w:del w:id="586" w:author="Piotr Napieralski" w:date="2019-05-18T08:59:00Z">
        <w:r w:rsidDel="008A75A7">
          <w:rPr>
            <w:rStyle w:val="Hyperlink2"/>
            <w:rFonts w:cs="Times New Roman"/>
            <w:color w:val="auto"/>
          </w:rPr>
          <w:delText xml:space="preserve">Idea of this model is to </w:delText>
        </w:r>
        <w:r w:rsidR="00AF5547" w:rsidDel="008A75A7">
          <w:rPr>
            <w:rStyle w:val="Hyperlink2"/>
            <w:rFonts w:cs="Times New Roman"/>
            <w:color w:val="auto"/>
          </w:rPr>
          <w:delText>cooperate Moon</w:delText>
        </w:r>
        <w:r w:rsidDel="008A75A7">
          <w:rPr>
            <w:rStyle w:val="Hyperlink2"/>
            <w:rFonts w:cs="Times New Roman"/>
            <w:color w:val="auto"/>
          </w:rPr>
          <w:delText xml:space="preserve"> and Spencer equation</w:delText>
        </w:r>
        <w:r w:rsidR="00AF5547" w:rsidDel="008A75A7">
          <w:rPr>
            <w:rStyle w:val="Hyperlink2"/>
            <w:rFonts w:cs="Times New Roman"/>
            <w:color w:val="auto"/>
          </w:rPr>
          <w:delText>, described in previous pages,</w:delText>
        </w:r>
        <w:r w:rsidDel="008A75A7">
          <w:rPr>
            <w:rStyle w:val="Hyperlink2"/>
            <w:rFonts w:cs="Times New Roman"/>
            <w:color w:val="auto"/>
          </w:rPr>
          <w:delText xml:space="preserve"> for equilibrium pupil state</w:delText>
        </w:r>
        <w:r w:rsidR="00AF5547" w:rsidDel="008A75A7">
          <w:rPr>
            <w:rStyle w:val="Hyperlink2"/>
            <w:rFonts w:cs="Times New Roman"/>
            <w:color w:val="auto"/>
          </w:rPr>
          <w:delText>,</w:delText>
        </w:r>
        <w:r w:rsidDel="008A75A7">
          <w:rPr>
            <w:rStyle w:val="Hyperlink2"/>
            <w:rFonts w:cs="Times New Roman"/>
            <w:color w:val="auto"/>
          </w:rPr>
          <w:delText xml:space="preserve"> and </w:delText>
        </w:r>
        <w:r w:rsidR="00AF5547" w:rsidRPr="00AF5547" w:rsidDel="008A75A7">
          <w:rPr>
            <w:rStyle w:val="Hyperlink2"/>
            <w:rFonts w:cs="Times New Roman"/>
            <w:color w:val="auto"/>
          </w:rPr>
          <w:delText>Longtin</w:delText>
        </w:r>
        <w:r w:rsidR="00AF5547" w:rsidDel="008A75A7">
          <w:rPr>
            <w:rStyle w:val="Hyperlink2"/>
            <w:rFonts w:cs="Times New Roman"/>
            <w:color w:val="auto"/>
          </w:rPr>
          <w:delText xml:space="preserve"> </w:delText>
        </w:r>
        <w:r w:rsidR="00AF5547" w:rsidRPr="00AF5547" w:rsidDel="008A75A7">
          <w:rPr>
            <w:rStyle w:val="Hyperlink2"/>
            <w:rFonts w:cs="Times New Roman"/>
            <w:color w:val="auto"/>
          </w:rPr>
          <w:delText>and</w:delText>
        </w:r>
        <w:r w:rsidR="00AF5547" w:rsidDel="008A75A7">
          <w:rPr>
            <w:rStyle w:val="Hyperlink2"/>
            <w:rFonts w:cs="Times New Roman"/>
            <w:color w:val="auto"/>
          </w:rPr>
          <w:delText xml:space="preserve"> </w:delText>
        </w:r>
        <w:r w:rsidR="00AF5547" w:rsidRPr="00AF5547" w:rsidDel="008A75A7">
          <w:rPr>
            <w:rStyle w:val="Hyperlink2"/>
            <w:rFonts w:cs="Times New Roman"/>
            <w:color w:val="auto"/>
          </w:rPr>
          <w:delText>Milton’s</w:delText>
        </w:r>
        <w:r w:rsidR="00AF5547" w:rsidDel="008A75A7">
          <w:rPr>
            <w:rStyle w:val="Hyperlink2"/>
            <w:rFonts w:cs="Times New Roman"/>
            <w:color w:val="auto"/>
          </w:rPr>
          <w:delText xml:space="preserve"> time dependent pupil size model. </w:delText>
        </w:r>
        <w:r w:rsidR="007B53D7" w:rsidDel="008A75A7">
          <w:rPr>
            <w:rStyle w:val="Hyperlink2"/>
            <w:color w:val="auto"/>
          </w:rPr>
          <w:delText>Given equation</w:delText>
        </w:r>
        <w:r w:rsidR="00AF5547" w:rsidDel="008A75A7">
          <w:rPr>
            <w:rStyle w:val="Hyperlink2"/>
            <w:color w:val="auto"/>
          </w:rPr>
          <w:delText xml:space="preserve"> </w:delText>
        </w:r>
        <w:r w:rsidR="00AF5547" w:rsidDel="008A75A7">
          <w:rPr>
            <w:rStyle w:val="Hyperlink2"/>
          </w:rPr>
          <w:fldChar w:fldCharType="begin"/>
        </w:r>
        <w:r w:rsidR="00AF5547" w:rsidDel="008A75A7">
          <w:rPr>
            <w:rStyle w:val="Hyperlink2"/>
            <w:color w:val="auto"/>
          </w:rPr>
          <w:delInstrText xml:space="preserve"> REF _Ref5023987 \h </w:delInstrText>
        </w:r>
        <w:r w:rsidR="00AF5547" w:rsidDel="008A75A7">
          <w:rPr>
            <w:rStyle w:val="Hyperlink2"/>
          </w:rPr>
        </w:r>
        <w:r w:rsidR="00AF5547" w:rsidDel="008A75A7">
          <w:rPr>
            <w:rStyle w:val="Hyperlink2"/>
          </w:rPr>
          <w:fldChar w:fldCharType="separate"/>
        </w:r>
        <w:r w:rsidR="00AF5547" w:rsidRPr="007B53D7" w:rsidDel="008A75A7">
          <w:delText xml:space="preserve">Figure </w:delText>
        </w:r>
        <w:r w:rsidR="00AF5547" w:rsidRPr="007B53D7" w:rsidDel="008A75A7">
          <w:rPr>
            <w:noProof/>
          </w:rPr>
          <w:delText>15</w:delText>
        </w:r>
        <w:r w:rsidR="00AF5547" w:rsidDel="008A75A7">
          <w:rPr>
            <w:rStyle w:val="Hyperlink2"/>
          </w:rPr>
          <w:fldChar w:fldCharType="end"/>
        </w:r>
        <w:r w:rsidR="00AF5547" w:rsidDel="008A75A7">
          <w:rPr>
            <w:rStyle w:val="Hyperlink2"/>
            <w:color w:val="auto"/>
          </w:rPr>
          <w:delText xml:space="preserve"> </w:delText>
        </w:r>
        <w:r w:rsidR="007B53D7" w:rsidDel="008A75A7">
          <w:rPr>
            <w:rStyle w:val="Hyperlink2"/>
            <w:color w:val="auto"/>
          </w:rPr>
          <w:delText xml:space="preserve"> describes the behavior of dynamic changes of pupil in response to light where the pupillary latency, time delay between the instant in </w:delText>
        </w:r>
        <w:r w:rsidR="00DD2AA8" w:rsidDel="008A75A7">
          <w:rPr>
            <w:rStyle w:val="Hyperlink2"/>
            <w:color w:val="auto"/>
          </w:rPr>
          <w:delText>which</w:delText>
        </w:r>
        <w:r w:rsidR="007B53D7" w:rsidDel="008A75A7">
          <w:rPr>
            <w:rStyle w:val="Hyperlink2"/>
            <w:color w:val="auto"/>
          </w:rPr>
          <w:delText xml:space="preserve"> the light pulse reaches the retina and the beginning of iridial reaction</w:delText>
        </w:r>
        <w:r w:rsidR="00DD2AA8" w:rsidDel="008A75A7">
          <w:rPr>
            <w:rStyle w:val="Hyperlink2"/>
            <w:color w:val="auto"/>
          </w:rPr>
          <w:delText xml:space="preserve">, </w:delText>
        </w:r>
        <w:r w:rsidDel="008A75A7">
          <w:rPr>
            <w:rStyle w:val="Hyperlink2"/>
            <w:color w:val="auto"/>
          </w:rPr>
          <w:delText xml:space="preserve">is given by </w:delText>
        </w:r>
        <w:r w:rsidDel="008A75A7">
          <w:rPr>
            <w:rStyle w:val="Hyperlink2"/>
            <w:rFonts w:cs="Times New Roman"/>
            <w:color w:val="auto"/>
          </w:rPr>
          <w:delText>τ and time t</w:delText>
        </w:r>
        <w:r w:rsidR="0086438A" w:rsidDel="008A75A7">
          <w:rPr>
            <w:rStyle w:val="Hyperlink2"/>
            <w:rFonts w:cs="Times New Roman"/>
            <w:color w:val="auto"/>
          </w:rPr>
          <w:delText>. Parameter</w:delText>
        </w:r>
        <w:r w:rsidR="00AF5547" w:rsidDel="008A75A7">
          <w:rPr>
            <w:rStyle w:val="Hyperlink2"/>
            <w:rFonts w:cs="Times New Roman"/>
            <w:color w:val="auto"/>
          </w:rPr>
          <w:delText xml:space="preserve"> D describes the pupil diameter in millimeters</w:delText>
        </w:r>
        <w:r w:rsidR="0086438A" w:rsidDel="008A75A7">
          <w:rPr>
            <w:rStyle w:val="Hyperlink2"/>
            <w:rFonts w:cs="Times New Roman"/>
            <w:color w:val="auto"/>
          </w:rPr>
          <w:delText xml:space="preserve">, which is the output of solved equation.  </w:delText>
        </w:r>
      </w:del>
    </w:p>
    <w:p w14:paraId="126AA75F" w14:textId="4118EEF7" w:rsidR="00D0574E" w:rsidRPr="007B53D7" w:rsidDel="008A75A7" w:rsidRDefault="00D0574E">
      <w:pPr>
        <w:pStyle w:val="Tre"/>
        <w:rPr>
          <w:del w:id="587" w:author="Piotr Napieralski" w:date="2019-05-18T08:59:00Z"/>
          <w:rStyle w:val="Hyperlink2"/>
          <w:color w:val="auto"/>
        </w:rPr>
      </w:pPr>
    </w:p>
    <w:p w14:paraId="1B13F10B" w14:textId="76ECD583" w:rsidR="007B53D7" w:rsidRPr="0011735C" w:rsidDel="008A75A7" w:rsidRDefault="0086438A">
      <w:pPr>
        <w:pStyle w:val="Tre"/>
        <w:rPr>
          <w:del w:id="588" w:author="Piotr Napieralski" w:date="2019-05-18T08:59:00Z"/>
          <w:rStyle w:val="Hyperlink2"/>
          <w:rFonts w:cs="Times New Roman"/>
          <w:color w:val="auto"/>
          <w:bdr w:val="none" w:sz="0" w:space="0" w:color="auto"/>
          <w:lang w:eastAsia="pl-PL"/>
        </w:rPr>
      </w:pPr>
      <w:del w:id="589" w:author="Piotr Napieralski" w:date="2019-05-18T08:59:00Z">
        <w:r w:rsidRPr="0011735C" w:rsidDel="008A75A7">
          <w:rPr>
            <w:rStyle w:val="Hyperlink2"/>
            <w:color w:val="auto"/>
          </w:rPr>
          <w:delText>Experiment</w:delText>
        </w:r>
      </w:del>
    </w:p>
    <w:p w14:paraId="4A529C74" w14:textId="6EB205EA" w:rsidR="00C37132" w:rsidRPr="004C43D5" w:rsidDel="008A75A7" w:rsidRDefault="00C37132">
      <w:pPr>
        <w:pStyle w:val="Tre"/>
        <w:rPr>
          <w:del w:id="590" w:author="Piotr Napieralski" w:date="2019-05-18T08:59:00Z"/>
          <w:rStyle w:val="Hyperlink2"/>
          <w:rFonts w:cs="Times New Roman"/>
          <w:color w:val="auto"/>
          <w:bdr w:val="none" w:sz="0" w:space="0" w:color="auto"/>
          <w:lang w:eastAsia="pl-PL"/>
          <w:rPrChange w:id="591" w:author="MenosG" w:date="2019-05-18T15:08:00Z">
            <w:rPr>
              <w:del w:id="592" w:author="Piotr Napieralski" w:date="2019-05-18T08:59:00Z"/>
              <w:rStyle w:val="Hyperlink2"/>
              <w:rFonts w:cs="Times New Roman"/>
              <w:color w:val="auto"/>
              <w:bdr w:val="none" w:sz="0" w:space="0" w:color="auto"/>
              <w:lang w:val="pl-PL" w:eastAsia="pl-PL"/>
            </w:rPr>
          </w:rPrChange>
        </w:rPr>
      </w:pPr>
      <w:del w:id="593" w:author="Piotr Napieralski" w:date="2019-05-18T08:59:00Z">
        <w:r w:rsidRPr="00C37132" w:rsidDel="008A75A7">
          <w:rPr>
            <w:rStyle w:val="Hyperlink2"/>
            <w:color w:val="auto"/>
          </w:rPr>
          <w:delText>In experiment various scenarios w</w:delText>
        </w:r>
        <w:r w:rsidDel="008A75A7">
          <w:rPr>
            <w:rStyle w:val="Hyperlink2"/>
            <w:color w:val="auto"/>
          </w:rPr>
          <w:delText xml:space="preserve">as tested. In each of them the </w:delText>
        </w:r>
        <w:r w:rsidRPr="00C37132" w:rsidDel="008A75A7">
          <w:rPr>
            <w:rStyle w:val="Hyperlink2"/>
            <w:color w:val="auto"/>
          </w:rPr>
          <w:delText>person on whom the experiment is carried out</w:delText>
        </w:r>
        <w:r w:rsidDel="008A75A7">
          <w:rPr>
            <w:rStyle w:val="Hyperlink2"/>
            <w:color w:val="auto"/>
          </w:rPr>
          <w:delText xml:space="preserve"> was asked to</w:delText>
        </w:r>
        <w:r w:rsidR="00F37EF6" w:rsidDel="008A75A7">
          <w:rPr>
            <w:rStyle w:val="Hyperlink2"/>
            <w:color w:val="auto"/>
          </w:rPr>
          <w:delText xml:space="preserve"> always look forward, with free to move their head, without </w:delText>
        </w:r>
        <w:r w:rsidR="00F37EF6" w:rsidRPr="00F37EF6" w:rsidDel="008A75A7">
          <w:rPr>
            <w:rStyle w:val="Hyperlink2"/>
            <w:color w:val="auto"/>
          </w:rPr>
          <w:delText>squinting</w:delText>
        </w:r>
        <w:r w:rsidR="00F37EF6" w:rsidDel="008A75A7">
          <w:rPr>
            <w:rStyle w:val="Hyperlink2"/>
            <w:color w:val="auto"/>
          </w:rPr>
          <w:delText xml:space="preserve"> eyes to ensure that both eye-tracker and light detector will </w:delText>
        </w:r>
        <w:r w:rsidR="006774F6" w:rsidDel="008A75A7">
          <w:rPr>
            <w:rStyle w:val="Hyperlink2"/>
            <w:color w:val="auto"/>
          </w:rPr>
          <w:delText>give</w:delText>
        </w:r>
        <w:r w:rsidR="00F37EF6" w:rsidDel="008A75A7">
          <w:rPr>
            <w:rStyle w:val="Hyperlink2"/>
            <w:color w:val="auto"/>
          </w:rPr>
          <w:delText xml:space="preserve"> best results. </w:delText>
        </w:r>
        <w:r w:rsidR="006774F6" w:rsidDel="008A75A7">
          <w:rPr>
            <w:rStyle w:val="Hyperlink2"/>
            <w:color w:val="auto"/>
          </w:rPr>
          <w:delText>Presented below figures shows deviation that can be treated as non-light triggered changes.</w:delText>
        </w:r>
        <w:r w:rsidR="00AF3DC7" w:rsidDel="008A75A7">
          <w:rPr>
            <w:rStyle w:val="Hyperlink2"/>
            <w:color w:val="auto"/>
          </w:rPr>
          <w:delText xml:space="preserve"> </w:delText>
        </w:r>
        <w:r w:rsidR="0025785D" w:rsidRPr="004C43D5" w:rsidDel="008A75A7">
          <w:rPr>
            <w:rStyle w:val="Hyperlink2"/>
            <w:rPrChange w:id="594" w:author="MenosG" w:date="2019-05-18T15:08:00Z">
              <w:rPr>
                <w:rStyle w:val="Hyperlink2"/>
                <w:lang w:val="pl-PL"/>
              </w:rPr>
            </w:rPrChange>
          </w:rPr>
          <w:delText>&lt;</w:delText>
        </w:r>
        <w:r w:rsidR="00AF3DC7" w:rsidRPr="004C43D5" w:rsidDel="008A75A7">
          <w:rPr>
            <w:rStyle w:val="Hyperlink2"/>
            <w:rPrChange w:id="595" w:author="MenosG" w:date="2019-05-18T15:08:00Z">
              <w:rPr>
                <w:rStyle w:val="Hyperlink2"/>
                <w:lang w:val="pl-PL"/>
              </w:rPr>
            </w:rPrChange>
          </w:rPr>
          <w:delText>Opisac kilka eksperymentow</w:delText>
        </w:r>
        <w:r w:rsidR="0025785D" w:rsidRPr="004C43D5" w:rsidDel="008A75A7">
          <w:rPr>
            <w:rStyle w:val="Hyperlink2"/>
            <w:rPrChange w:id="596" w:author="MenosG" w:date="2019-05-18T15:08:00Z">
              <w:rPr>
                <w:rStyle w:val="Hyperlink2"/>
                <w:lang w:val="pl-PL"/>
              </w:rPr>
            </w:rPrChange>
          </w:rPr>
          <w:delText>&gt;</w:delText>
        </w:r>
      </w:del>
    </w:p>
    <w:p w14:paraId="72D81566" w14:textId="3E99DDB7" w:rsidR="006774F6" w:rsidRPr="004C43D5" w:rsidDel="008A75A7" w:rsidRDefault="006774F6">
      <w:pPr>
        <w:pStyle w:val="Tre"/>
        <w:rPr>
          <w:del w:id="597" w:author="Piotr Napieralski" w:date="2019-05-18T08:59:00Z"/>
          <w:rStyle w:val="Hyperlink2"/>
          <w:rFonts w:cs="Times New Roman"/>
          <w:color w:val="auto"/>
          <w:bdr w:val="none" w:sz="0" w:space="0" w:color="auto"/>
          <w:lang w:eastAsia="pl-PL"/>
          <w:rPrChange w:id="598" w:author="MenosG" w:date="2019-05-18T15:08:00Z">
            <w:rPr>
              <w:del w:id="599" w:author="Piotr Napieralski" w:date="2019-05-18T08:59:00Z"/>
              <w:rStyle w:val="Hyperlink2"/>
              <w:rFonts w:cs="Times New Roman"/>
              <w:color w:val="auto"/>
              <w:bdr w:val="none" w:sz="0" w:space="0" w:color="auto"/>
              <w:lang w:val="pl-PL" w:eastAsia="pl-PL"/>
            </w:rPr>
          </w:rPrChange>
        </w:rPr>
      </w:pPr>
    </w:p>
    <w:p w14:paraId="05F510CC" w14:textId="6ACE7461" w:rsidR="006774F6" w:rsidRPr="004C43D5" w:rsidRDefault="006774F6" w:rsidP="008A75A7">
      <w:pPr>
        <w:pStyle w:val="Tre"/>
        <w:rPr>
          <w:rStyle w:val="Hyperlink2"/>
          <w:color w:val="auto"/>
          <w:rPrChange w:id="600" w:author="MenosG" w:date="2019-05-18T15:08:00Z">
            <w:rPr>
              <w:rStyle w:val="Hyperlink2"/>
              <w:rFonts w:cs="Times New Roman"/>
              <w:color w:val="auto"/>
              <w:bdr w:val="none" w:sz="0" w:space="0" w:color="auto"/>
              <w:lang w:val="pl-PL" w:eastAsia="pl-PL"/>
            </w:rPr>
          </w:rPrChange>
        </w:rPr>
      </w:pPr>
      <w:del w:id="601" w:author="Piotr Napieralski" w:date="2019-05-18T08:59:00Z">
        <w:r w:rsidRPr="004C43D5" w:rsidDel="008A75A7">
          <w:rPr>
            <w:rStyle w:val="Hyperlink2"/>
            <w:color w:val="auto"/>
            <w:rPrChange w:id="602" w:author="MenosG" w:date="2019-05-18T15:08:00Z">
              <w:rPr>
                <w:rStyle w:val="Hyperlink2"/>
                <w:color w:val="auto"/>
                <w:lang w:val="pl-PL"/>
              </w:rPr>
            </w:rPrChange>
          </w:rPr>
          <w:delText>&lt;Mam kodziks od Pampelony musze wygenerowac obrazki&gt;</w:delText>
        </w:r>
      </w:del>
    </w:p>
    <w:p w14:paraId="32912255" w14:textId="74058DE8" w:rsidR="0086438A" w:rsidDel="002E7A36" w:rsidRDefault="0086438A" w:rsidP="007B78C9">
      <w:pPr>
        <w:pStyle w:val="Tre"/>
        <w:rPr>
          <w:del w:id="603" w:author="MenosG" w:date="2019-05-19T09:24:00Z"/>
          <w:rStyle w:val="Hyperlink2"/>
          <w:color w:val="5B9BD5" w:themeColor="accent1"/>
        </w:rPr>
      </w:pPr>
    </w:p>
    <w:p w14:paraId="77904995" w14:textId="54E796C2" w:rsidR="002E7A36" w:rsidRPr="00CF0A22" w:rsidRDefault="002E7A36" w:rsidP="002E7A36">
      <w:pPr>
        <w:pStyle w:val="Heading1"/>
        <w:rPr>
          <w:ins w:id="604" w:author="MenosG" w:date="2019-05-19T09:24:00Z"/>
          <w:lang w:val="en-US"/>
        </w:rPr>
      </w:pPr>
      <w:ins w:id="605" w:author="MenosG" w:date="2019-05-19T09:25:00Z">
        <w:r>
          <w:rPr>
            <w:rStyle w:val="Hyperlink2"/>
          </w:rPr>
          <w:t xml:space="preserve"> EXPERIMENT</w:t>
        </w:r>
      </w:ins>
    </w:p>
    <w:p w14:paraId="14220115" w14:textId="77777777" w:rsidR="002E7A36" w:rsidRPr="004C43D5" w:rsidRDefault="002E7A36" w:rsidP="007B78C9">
      <w:pPr>
        <w:pStyle w:val="Tre"/>
        <w:rPr>
          <w:ins w:id="606" w:author="MenosG" w:date="2019-05-19T09:24:00Z"/>
          <w:rStyle w:val="Hyperlink2"/>
          <w:color w:val="5B9BD5" w:themeColor="accent1"/>
          <w:rPrChange w:id="607" w:author="MenosG" w:date="2019-05-18T15:08:00Z">
            <w:rPr>
              <w:ins w:id="608" w:author="MenosG" w:date="2019-05-19T09:24:00Z"/>
              <w:rStyle w:val="Hyperlink2"/>
              <w:rFonts w:eastAsiaTheme="majorEastAsia" w:cstheme="majorBidi"/>
              <w:b/>
              <w:color w:val="5B9BD5" w:themeColor="accent1"/>
              <w:sz w:val="24"/>
              <w:szCs w:val="32"/>
              <w:u w:val="single"/>
              <w:bdr w:val="none" w:sz="0" w:space="0" w:color="auto"/>
              <w:lang w:val="pl-PL" w:eastAsia="pl-PL"/>
            </w:rPr>
          </w:rPrChange>
        </w:rPr>
      </w:pPr>
    </w:p>
    <w:p w14:paraId="1E1D0BD6" w14:textId="5B5BD394" w:rsidR="002E7A36" w:rsidRDefault="002E7A36" w:rsidP="007B78C9">
      <w:pPr>
        <w:pStyle w:val="Tre"/>
        <w:rPr>
          <w:ins w:id="609" w:author="MenosG" w:date="2019-05-19T09:24:00Z"/>
          <w:rStyle w:val="Hyperlink2"/>
          <w:color w:val="5B9BD5" w:themeColor="accent1"/>
        </w:rPr>
      </w:pPr>
    </w:p>
    <w:p w14:paraId="54043ECD" w14:textId="77777777" w:rsidR="002E7A36" w:rsidRPr="0011735C" w:rsidRDefault="002E7A36" w:rsidP="002E7A36">
      <w:pPr>
        <w:pStyle w:val="Tre"/>
        <w:rPr>
          <w:moveTo w:id="610" w:author="MenosG" w:date="2019-05-19T09:24:00Z"/>
          <w:rStyle w:val="Hyperlink2"/>
          <w:color w:val="auto"/>
        </w:rPr>
      </w:pPr>
      <w:moveToRangeStart w:id="611" w:author="MenosG" w:date="2019-05-19T09:24:00Z" w:name="move9150294"/>
      <w:moveTo w:id="612" w:author="MenosG" w:date="2019-05-19T09:24:00Z">
        <w:r w:rsidRPr="0011735C">
          <w:rPr>
            <w:rStyle w:val="Hyperlink2"/>
            <w:color w:val="auto"/>
          </w:rPr>
          <w:t>Experiment</w:t>
        </w:r>
      </w:moveTo>
    </w:p>
    <w:p w14:paraId="41EA2473" w14:textId="77777777" w:rsidR="002E7A36" w:rsidRPr="0011735C" w:rsidRDefault="002E7A36" w:rsidP="002E7A36">
      <w:pPr>
        <w:pStyle w:val="Tre"/>
        <w:rPr>
          <w:moveTo w:id="613" w:author="MenosG" w:date="2019-05-19T09:24:00Z"/>
          <w:rStyle w:val="Hyperlink2"/>
          <w:color w:val="auto"/>
          <w:lang w:val="pl-PL"/>
        </w:rPr>
      </w:pPr>
      <w:moveTo w:id="614" w:author="MenosG" w:date="2019-05-19T09:24:00Z">
        <w:r w:rsidRPr="00C37132">
          <w:rPr>
            <w:rStyle w:val="Hyperlink2"/>
            <w:color w:val="auto"/>
          </w:rPr>
          <w:t>In experiment various scenarios w</w:t>
        </w:r>
        <w:r>
          <w:rPr>
            <w:rStyle w:val="Hyperlink2"/>
            <w:color w:val="auto"/>
          </w:rPr>
          <w:t xml:space="preserve">as tested. In each of them the </w:t>
        </w:r>
        <w:r w:rsidRPr="00C37132">
          <w:rPr>
            <w:rStyle w:val="Hyperlink2"/>
            <w:color w:val="auto"/>
          </w:rPr>
          <w:t>person on whom the experiment is carried out</w:t>
        </w:r>
        <w:r>
          <w:rPr>
            <w:rStyle w:val="Hyperlink2"/>
            <w:color w:val="auto"/>
          </w:rPr>
          <w:t xml:space="preserve"> was asked to always look forward, with free to move their head, without </w:t>
        </w:r>
        <w:r w:rsidRPr="00F37EF6">
          <w:rPr>
            <w:rStyle w:val="Hyperlink2"/>
            <w:color w:val="auto"/>
          </w:rPr>
          <w:t>squinting</w:t>
        </w:r>
        <w:r>
          <w:rPr>
            <w:rStyle w:val="Hyperlink2"/>
            <w:color w:val="auto"/>
          </w:rPr>
          <w:t xml:space="preserve"> eyes to ensure that both eye-tracker and light detector will give best results. Presented below figures shows deviation that can be treated as non-light triggered changes. </w:t>
        </w:r>
        <w:r w:rsidRPr="0011735C">
          <w:rPr>
            <w:rStyle w:val="Hyperlink2"/>
            <w:color w:val="auto"/>
            <w:lang w:val="pl-PL"/>
          </w:rPr>
          <w:t>&lt;Opisac kilka eksperymentow&gt;</w:t>
        </w:r>
      </w:moveTo>
    </w:p>
    <w:p w14:paraId="4E8531C8" w14:textId="77777777" w:rsidR="002E7A36" w:rsidRPr="0011735C" w:rsidRDefault="002E7A36" w:rsidP="002E7A36">
      <w:pPr>
        <w:pStyle w:val="Tre"/>
        <w:rPr>
          <w:moveTo w:id="615" w:author="MenosG" w:date="2019-05-19T09:24:00Z"/>
          <w:rStyle w:val="Hyperlink2"/>
          <w:color w:val="auto"/>
          <w:lang w:val="pl-PL"/>
        </w:rPr>
      </w:pPr>
    </w:p>
    <w:p w14:paraId="66D3B5F9" w14:textId="38AC1F4F" w:rsidR="002E7A36" w:rsidRDefault="002E7A36" w:rsidP="002E7A36">
      <w:pPr>
        <w:pStyle w:val="Tre"/>
        <w:rPr>
          <w:ins w:id="616" w:author="Filip Rynkiewicz" w:date="2019-05-21T13:13:00Z"/>
          <w:rStyle w:val="Hyperlink2"/>
          <w:color w:val="auto"/>
          <w:lang w:val="pl-PL"/>
        </w:rPr>
      </w:pPr>
      <w:moveTo w:id="617" w:author="MenosG" w:date="2019-05-19T09:24:00Z">
        <w:r w:rsidRPr="006774F6">
          <w:rPr>
            <w:rStyle w:val="Hyperlink2"/>
            <w:color w:val="auto"/>
            <w:lang w:val="pl-PL"/>
          </w:rPr>
          <w:t xml:space="preserve">&lt;Mam kodziks od </w:t>
        </w:r>
        <w:proofErr w:type="spellStart"/>
        <w:r w:rsidRPr="006774F6">
          <w:rPr>
            <w:rStyle w:val="Hyperlink2"/>
            <w:color w:val="auto"/>
            <w:lang w:val="pl-PL"/>
          </w:rPr>
          <w:t>Pampelony</w:t>
        </w:r>
        <w:proofErr w:type="spellEnd"/>
        <w:r w:rsidRPr="006774F6">
          <w:rPr>
            <w:rStyle w:val="Hyperlink2"/>
            <w:color w:val="auto"/>
            <w:lang w:val="pl-PL"/>
          </w:rPr>
          <w:t xml:space="preserve"> m</w:t>
        </w:r>
        <w:r>
          <w:rPr>
            <w:rStyle w:val="Hyperlink2"/>
            <w:color w:val="auto"/>
            <w:lang w:val="pl-PL"/>
          </w:rPr>
          <w:t xml:space="preserve">usze </w:t>
        </w:r>
        <w:proofErr w:type="spellStart"/>
        <w:r>
          <w:rPr>
            <w:rStyle w:val="Hyperlink2"/>
            <w:color w:val="auto"/>
            <w:lang w:val="pl-PL"/>
          </w:rPr>
          <w:t>wygenerowac</w:t>
        </w:r>
        <w:proofErr w:type="spellEnd"/>
        <w:r>
          <w:rPr>
            <w:rStyle w:val="Hyperlink2"/>
            <w:color w:val="auto"/>
            <w:lang w:val="pl-PL"/>
          </w:rPr>
          <w:t xml:space="preserve"> obrazki&gt;</w:t>
        </w:r>
      </w:moveTo>
    </w:p>
    <w:p w14:paraId="3E39E3F4" w14:textId="5073758B" w:rsidR="001E57D6" w:rsidRDefault="001E57D6" w:rsidP="002E7A36">
      <w:pPr>
        <w:pStyle w:val="Tre"/>
        <w:rPr>
          <w:ins w:id="618" w:author="Filip Rynkiewicz" w:date="2019-05-21T13:14:00Z"/>
          <w:rStyle w:val="Hyperlink2"/>
          <w:color w:val="auto"/>
          <w:lang w:val="pl-PL"/>
        </w:rPr>
      </w:pPr>
    </w:p>
    <w:p w14:paraId="7633A3F7" w14:textId="47B209DD" w:rsidR="001E57D6" w:rsidRPr="001E57D6" w:rsidRDefault="001E57D6" w:rsidP="001E57D6">
      <w:pPr>
        <w:pStyle w:val="Heading1"/>
        <w:rPr>
          <w:ins w:id="619" w:author="Filip Rynkiewicz" w:date="2019-05-21T13:14:00Z"/>
          <w:sz w:val="28"/>
          <w:lang w:val="en-US"/>
          <w:rPrChange w:id="620" w:author="Filip Rynkiewicz" w:date="2019-05-21T13:14:00Z">
            <w:rPr>
              <w:ins w:id="621" w:author="Filip Rynkiewicz" w:date="2019-05-21T13:14:00Z"/>
              <w:lang w:val="en-US"/>
            </w:rPr>
          </w:rPrChange>
        </w:rPr>
      </w:pPr>
      <w:proofErr w:type="spellStart"/>
      <w:ins w:id="622" w:author="Filip Rynkiewicz" w:date="2019-05-21T13:14:00Z">
        <w:r w:rsidRPr="001E57D6">
          <w:rPr>
            <w:rStyle w:val="Hyperlink2"/>
            <w:sz w:val="28"/>
            <w:rPrChange w:id="623" w:author="Filip Rynkiewicz" w:date="2019-05-21T13:14:00Z">
              <w:rPr>
                <w:rStyle w:val="Hyperlink2"/>
              </w:rPr>
            </w:rPrChange>
          </w:rPr>
          <w:t>Comparision</w:t>
        </w:r>
        <w:proofErr w:type="spellEnd"/>
        <w:r w:rsidRPr="001E57D6">
          <w:rPr>
            <w:rStyle w:val="Hyperlink2"/>
            <w:sz w:val="28"/>
            <w:rPrChange w:id="624" w:author="Filip Rynkiewicz" w:date="2019-05-21T13:14:00Z">
              <w:rPr>
                <w:rStyle w:val="Hyperlink2"/>
              </w:rPr>
            </w:rPrChange>
          </w:rPr>
          <w:t xml:space="preserve"> of data and model</w:t>
        </w:r>
      </w:ins>
    </w:p>
    <w:p w14:paraId="78714570" w14:textId="6EFBCB5D" w:rsidR="001E57D6" w:rsidRDefault="001E57D6" w:rsidP="002E7A36">
      <w:pPr>
        <w:pStyle w:val="Tre"/>
        <w:rPr>
          <w:ins w:id="625" w:author="Filip Rynkiewicz" w:date="2019-05-21T13:14:00Z"/>
          <w:rStyle w:val="Hyperlink2"/>
          <w:color w:val="auto"/>
        </w:rPr>
      </w:pPr>
      <w:ins w:id="626" w:author="Filip Rynkiewicz" w:date="2019-05-21T13:14:00Z">
        <w:r>
          <w:rPr>
            <w:rStyle w:val="Hyperlink2"/>
            <w:color w:val="auto"/>
          </w:rPr>
          <w:t>Given on &lt;</w:t>
        </w:r>
        <w:proofErr w:type="spellStart"/>
        <w:r>
          <w:rPr>
            <w:rStyle w:val="Hyperlink2"/>
            <w:color w:val="auto"/>
          </w:rPr>
          <w:t>referecnja</w:t>
        </w:r>
        <w:proofErr w:type="spellEnd"/>
        <w:r>
          <w:rPr>
            <w:rStyle w:val="Hyperlink2"/>
            <w:color w:val="auto"/>
          </w:rPr>
          <w:t xml:space="preserve"> do </w:t>
        </w:r>
        <w:proofErr w:type="spellStart"/>
        <w:r>
          <w:rPr>
            <w:rStyle w:val="Hyperlink2"/>
            <w:color w:val="auto"/>
          </w:rPr>
          <w:t>obrazkow</w:t>
        </w:r>
        <w:proofErr w:type="spellEnd"/>
        <w:r>
          <w:rPr>
            <w:rStyle w:val="Hyperlink2"/>
            <w:color w:val="auto"/>
          </w:rPr>
          <w:t>&gt; have sho</w:t>
        </w:r>
      </w:ins>
      <w:ins w:id="627" w:author="Filip Rynkiewicz" w:date="2019-05-21T13:15:00Z">
        <w:r>
          <w:rPr>
            <w:rStyle w:val="Hyperlink2"/>
            <w:color w:val="auto"/>
          </w:rPr>
          <w:t xml:space="preserve">wn high correlation between </w:t>
        </w:r>
      </w:ins>
    </w:p>
    <w:p w14:paraId="52732251" w14:textId="77777777" w:rsidR="001E57D6" w:rsidRPr="001E57D6" w:rsidRDefault="001E57D6" w:rsidP="002E7A36">
      <w:pPr>
        <w:pStyle w:val="Tre"/>
        <w:rPr>
          <w:moveTo w:id="628" w:author="MenosG" w:date="2019-05-19T09:24:00Z"/>
          <w:rStyle w:val="Hyperlink2"/>
          <w:color w:val="auto"/>
          <w:rPrChange w:id="629" w:author="Filip Rynkiewicz" w:date="2019-05-21T13:14:00Z">
            <w:rPr>
              <w:moveTo w:id="630" w:author="MenosG" w:date="2019-05-19T09:24:00Z"/>
              <w:rStyle w:val="Hyperlink2"/>
              <w:color w:val="auto"/>
              <w:lang w:val="pl-PL"/>
            </w:rPr>
          </w:rPrChange>
        </w:rPr>
      </w:pPr>
    </w:p>
    <w:p w14:paraId="6CD0AF80" w14:textId="4F918AB9" w:rsidR="002E7A36" w:rsidRPr="001E57D6" w:rsidDel="001E57D6" w:rsidRDefault="002E7A36" w:rsidP="007B78C9">
      <w:pPr>
        <w:pStyle w:val="Tre"/>
        <w:rPr>
          <w:ins w:id="631" w:author="MenosG" w:date="2019-05-19T09:24:00Z"/>
          <w:del w:id="632" w:author="Filip Rynkiewicz" w:date="2019-05-21T13:14:00Z"/>
          <w:rStyle w:val="Hyperlink2"/>
          <w:color w:val="5B9BD5" w:themeColor="accent1"/>
          <w:rPrChange w:id="633" w:author="Filip Rynkiewicz" w:date="2019-05-21T13:14:00Z">
            <w:rPr>
              <w:ins w:id="634" w:author="MenosG" w:date="2019-05-19T09:24:00Z"/>
              <w:del w:id="635" w:author="Filip Rynkiewicz" w:date="2019-05-21T13:14:00Z"/>
              <w:rStyle w:val="Hyperlink2"/>
              <w:color w:val="5B9BD5" w:themeColor="accent1"/>
            </w:rPr>
          </w:rPrChange>
        </w:rPr>
      </w:pPr>
      <w:bookmarkStart w:id="636" w:name="_GoBack"/>
      <w:bookmarkEnd w:id="636"/>
      <w:moveToRangeEnd w:id="611"/>
    </w:p>
    <w:p w14:paraId="4E880A69" w14:textId="77777777" w:rsidR="002E7A36" w:rsidRPr="001E57D6" w:rsidRDefault="002E7A36" w:rsidP="007B78C9">
      <w:pPr>
        <w:pStyle w:val="Tre"/>
        <w:rPr>
          <w:rStyle w:val="Hyperlink2"/>
          <w:color w:val="5B9BD5" w:themeColor="accent1"/>
          <w:rPrChange w:id="637" w:author="Filip Rynkiewicz" w:date="2019-05-21T13:14:00Z">
            <w:rPr>
              <w:rStyle w:val="Hyperlink2"/>
              <w:color w:val="5B9BD5" w:themeColor="accent1"/>
              <w:lang w:val="pl-PL"/>
            </w:rPr>
          </w:rPrChange>
        </w:rPr>
      </w:pPr>
    </w:p>
    <w:p w14:paraId="180EA868" w14:textId="7BDE4C63" w:rsidR="00DE4F1B" w:rsidRDefault="00DE4F1B" w:rsidP="007B78C9">
      <w:pPr>
        <w:pStyle w:val="Tre"/>
        <w:rPr>
          <w:ins w:id="638" w:author="Filip Rynkiewicz" w:date="2019-05-21T13:13:00Z"/>
          <w:rStyle w:val="Hyperlink2"/>
          <w:color w:val="5B9BD5" w:themeColor="accent1"/>
          <w:lang w:val="pl-PL"/>
        </w:rPr>
      </w:pPr>
      <w:commentRangeStart w:id="639"/>
      <w:r>
        <w:rPr>
          <w:rStyle w:val="Hyperlink2"/>
          <w:color w:val="5B9BD5" w:themeColor="accent1"/>
          <w:lang w:val="pl-PL"/>
        </w:rPr>
        <w:t>METODA WYKRYWANIA WPŁYWU ŚWIATŁA</w:t>
      </w:r>
      <w:commentRangeEnd w:id="639"/>
      <w:r w:rsidR="002E7A36">
        <w:rPr>
          <w:rStyle w:val="CommentReference"/>
          <w:rFonts w:eastAsia="Times New Roman" w:cs="Times New Roman"/>
          <w:color w:val="auto"/>
          <w:bdr w:val="none" w:sz="0" w:space="0" w:color="auto"/>
          <w:lang w:val="pl-PL" w:eastAsia="pl-PL"/>
        </w:rPr>
        <w:commentReference w:id="639"/>
      </w:r>
    </w:p>
    <w:p w14:paraId="1A255AB8" w14:textId="77777777" w:rsidR="001E57D6" w:rsidRPr="001E57D6" w:rsidRDefault="001E57D6" w:rsidP="007B78C9">
      <w:pPr>
        <w:pStyle w:val="Tre"/>
        <w:rPr>
          <w:rStyle w:val="Hyperlink2"/>
          <w:color w:val="5B9BD5" w:themeColor="accent1"/>
          <w:rPrChange w:id="640" w:author="Filip Rynkiewicz" w:date="2019-05-21T13:13:00Z">
            <w:rPr>
              <w:rStyle w:val="Hyperlink2"/>
              <w:color w:val="5B9BD5" w:themeColor="accent1"/>
              <w:lang w:val="pl-PL"/>
            </w:rPr>
          </w:rPrChange>
        </w:rPr>
      </w:pPr>
    </w:p>
    <w:p w14:paraId="5D75EB4D" w14:textId="77777777" w:rsidR="002D388B" w:rsidRPr="001E57D6" w:rsidRDefault="002D388B" w:rsidP="007B78C9">
      <w:pPr>
        <w:pStyle w:val="Tre"/>
        <w:rPr>
          <w:rStyle w:val="Hyperlink2"/>
          <w:color w:val="5B9BD5" w:themeColor="accent1"/>
          <w:rPrChange w:id="641" w:author="Filip Rynkiewicz" w:date="2019-05-21T13:13:00Z">
            <w:rPr>
              <w:rStyle w:val="Hyperlink2"/>
              <w:color w:val="5B9BD5" w:themeColor="accent1"/>
              <w:lang w:val="pl-PL"/>
            </w:rPr>
          </w:rPrChange>
        </w:rPr>
      </w:pPr>
    </w:p>
    <w:p w14:paraId="3993E0BC" w14:textId="0B290894" w:rsidR="00DE4F1B" w:rsidRPr="001E57D6" w:rsidRDefault="00DE4F1B" w:rsidP="007B78C9">
      <w:pPr>
        <w:pStyle w:val="Tre"/>
        <w:rPr>
          <w:ins w:id="642" w:author="Piotr Napieralski" w:date="2019-05-18T09:04:00Z"/>
          <w:rStyle w:val="Hyperlink2"/>
          <w:color w:val="5B9BD5" w:themeColor="accent1"/>
          <w:rPrChange w:id="643" w:author="Filip Rynkiewicz" w:date="2019-05-21T13:13:00Z">
            <w:rPr>
              <w:ins w:id="644" w:author="Piotr Napieralski" w:date="2019-05-18T09:04:00Z"/>
              <w:rStyle w:val="Hyperlink2"/>
              <w:color w:val="5B9BD5" w:themeColor="accent1"/>
              <w:lang w:val="pl-PL"/>
            </w:rPr>
          </w:rPrChange>
        </w:rPr>
      </w:pPr>
    </w:p>
    <w:p w14:paraId="403AC100" w14:textId="707559F5" w:rsidR="008A75A7" w:rsidRDefault="008A75A7" w:rsidP="007B78C9">
      <w:pPr>
        <w:pStyle w:val="Tre"/>
        <w:rPr>
          <w:ins w:id="645" w:author="Piotr Napieralski" w:date="2019-05-18T09:04:00Z"/>
          <w:rStyle w:val="Hyperlink2"/>
          <w:color w:val="5B9BD5" w:themeColor="accent1"/>
          <w:lang w:val="pl-PL"/>
        </w:rPr>
      </w:pPr>
      <w:ins w:id="646" w:author="Piotr Napieralski" w:date="2019-05-18T09:04:00Z">
        <w:r>
          <w:rPr>
            <w:rStyle w:val="Hyperlink2"/>
            <w:color w:val="5B9BD5" w:themeColor="accent1"/>
            <w:lang w:val="pl-PL"/>
          </w:rPr>
          <w:t xml:space="preserve">Metoda porównanie wyników z fotometru z wynikami z modelu pampelumny, jak </w:t>
        </w:r>
        <w:proofErr w:type="gramStart"/>
        <w:r>
          <w:rPr>
            <w:rStyle w:val="Hyperlink2"/>
            <w:color w:val="5B9BD5" w:themeColor="accent1"/>
            <w:lang w:val="pl-PL"/>
          </w:rPr>
          <w:t>porównać ?</w:t>
        </w:r>
        <w:proofErr w:type="gramEnd"/>
      </w:ins>
    </w:p>
    <w:p w14:paraId="6108F414" w14:textId="064D5538" w:rsidR="008A75A7" w:rsidRDefault="008A75A7" w:rsidP="007B78C9">
      <w:pPr>
        <w:pStyle w:val="Tre"/>
        <w:rPr>
          <w:ins w:id="647" w:author="Piotr Napieralski" w:date="2019-05-18T09:10:00Z"/>
          <w:rStyle w:val="Hyperlink2"/>
          <w:color w:val="5B9BD5" w:themeColor="accent1"/>
          <w:lang w:val="pl-PL"/>
        </w:rPr>
      </w:pPr>
      <w:ins w:id="648" w:author="Piotr Napieralski" w:date="2019-05-18T09:04:00Z">
        <w:r>
          <w:rPr>
            <w:rStyle w:val="Hyperlink2"/>
            <w:color w:val="5B9BD5" w:themeColor="accent1"/>
            <w:lang w:val="pl-PL"/>
          </w:rPr>
          <w:t xml:space="preserve">i zdefiniujemy </w:t>
        </w:r>
      </w:ins>
      <w:ins w:id="649" w:author="Piotr Napieralski" w:date="2019-05-18T09:09:00Z">
        <w:r w:rsidR="00C33009">
          <w:rPr>
            <w:rStyle w:val="Hyperlink2"/>
            <w:color w:val="5B9BD5" w:themeColor="accent1"/>
            <w:lang w:val="pl-PL"/>
          </w:rPr>
          <w:t>sposób szacowania różnic pomiędzy funkcją pampeluny a funkcją pomiaru. Za</w:t>
        </w:r>
      </w:ins>
      <w:ins w:id="650" w:author="Piotr Napieralski" w:date="2019-05-18T09:10:00Z">
        <w:r w:rsidR="00C33009">
          <w:rPr>
            <w:rStyle w:val="Hyperlink2"/>
            <w:color w:val="5B9BD5" w:themeColor="accent1"/>
            <w:lang w:val="pl-PL"/>
          </w:rPr>
          <w:t>kładamy że jak punkt pomiarowy różni się o 10 % to mamy do czynieia z czynnikiem innym niż swiatło.</w:t>
        </w:r>
      </w:ins>
    </w:p>
    <w:p w14:paraId="5FCB06AE" w14:textId="0ACC2A0A" w:rsidR="00C33009" w:rsidRDefault="00C33009" w:rsidP="007B78C9">
      <w:pPr>
        <w:pStyle w:val="Tre"/>
        <w:rPr>
          <w:ins w:id="651" w:author="Piotr Napieralski" w:date="2019-05-18T09:11:00Z"/>
          <w:rStyle w:val="Hyperlink2"/>
          <w:color w:val="5B9BD5" w:themeColor="accent1"/>
          <w:lang w:val="pl-PL"/>
        </w:rPr>
      </w:pPr>
    </w:p>
    <w:p w14:paraId="55757987" w14:textId="4CA0F9C5" w:rsidR="00C33009" w:rsidRDefault="00C33009" w:rsidP="007B78C9">
      <w:pPr>
        <w:pStyle w:val="Tre"/>
        <w:rPr>
          <w:ins w:id="652" w:author="Piotr Napieralski" w:date="2019-05-18T09:11:00Z"/>
          <w:rStyle w:val="Hyperlink2"/>
          <w:color w:val="5B9BD5" w:themeColor="accent1"/>
          <w:lang w:val="pl-PL"/>
        </w:rPr>
      </w:pPr>
      <w:ins w:id="653" w:author="Piotr Napieralski" w:date="2019-05-18T09:11:00Z">
        <w:r>
          <w:rPr>
            <w:rStyle w:val="Hyperlink2"/>
            <w:color w:val="5B9BD5" w:themeColor="accent1"/>
            <w:lang w:val="pl-PL"/>
          </w:rPr>
          <w:t xml:space="preserve">Sposób takiego wykrywania fajnie by znaleźć w jakiś publikacjach ???? ale te publikacje nie muszą dotyczyć oka i światła. </w:t>
        </w:r>
      </w:ins>
    </w:p>
    <w:p w14:paraId="569AE99C" w14:textId="1000E6DB" w:rsidR="00C33009" w:rsidRDefault="00C33009" w:rsidP="007B78C9">
      <w:pPr>
        <w:pStyle w:val="Tre"/>
        <w:rPr>
          <w:ins w:id="654" w:author="Piotr Napieralski" w:date="2019-05-18T09:11:00Z"/>
          <w:rStyle w:val="Hyperlink2"/>
          <w:color w:val="5B9BD5" w:themeColor="accent1"/>
          <w:lang w:val="pl-PL"/>
        </w:rPr>
      </w:pPr>
    </w:p>
    <w:p w14:paraId="0DA52997" w14:textId="49CF9229" w:rsidR="00C33009" w:rsidRDefault="00C33009" w:rsidP="007B78C9">
      <w:pPr>
        <w:pStyle w:val="Tre"/>
        <w:rPr>
          <w:ins w:id="655" w:author="Piotr Napieralski" w:date="2019-05-18T09:14:00Z"/>
          <w:rStyle w:val="Hyperlink2"/>
          <w:color w:val="5B9BD5" w:themeColor="accent1"/>
          <w:lang w:val="pl-PL"/>
        </w:rPr>
      </w:pPr>
      <w:ins w:id="656" w:author="Piotr Napieralski" w:date="2019-05-18T09:11:00Z">
        <w:r>
          <w:rPr>
            <w:rStyle w:val="Hyperlink2"/>
            <w:color w:val="5B9BD5" w:themeColor="accent1"/>
            <w:lang w:val="pl-PL"/>
          </w:rPr>
          <w:t xml:space="preserve">Jak się sprawdza dokładność moedelu. </w:t>
        </w:r>
      </w:ins>
    </w:p>
    <w:p w14:paraId="3B270A28" w14:textId="63BD8382" w:rsidR="00C33009" w:rsidRDefault="00C33009" w:rsidP="007B78C9">
      <w:pPr>
        <w:pStyle w:val="Tre"/>
        <w:rPr>
          <w:ins w:id="657" w:author="Piotr Napieralski" w:date="2019-05-18T09:14:00Z"/>
          <w:rStyle w:val="Hyperlink2"/>
          <w:color w:val="5B9BD5" w:themeColor="accent1"/>
          <w:lang w:val="pl-PL"/>
        </w:rPr>
      </w:pPr>
    </w:p>
    <w:p w14:paraId="786B1067" w14:textId="374A482E" w:rsidR="00C33009" w:rsidRDefault="00C33009" w:rsidP="007B78C9">
      <w:pPr>
        <w:pStyle w:val="Tre"/>
        <w:rPr>
          <w:ins w:id="658" w:author="MenosG" w:date="2019-05-19T09:26:00Z"/>
          <w:rStyle w:val="Hyperlink2"/>
          <w:color w:val="5B9BD5" w:themeColor="accent1"/>
        </w:rPr>
      </w:pPr>
      <w:proofErr w:type="spellStart"/>
      <w:ins w:id="659" w:author="Piotr Napieralski" w:date="2019-05-18T09:14:00Z">
        <w:r w:rsidRPr="004C43D5">
          <w:rPr>
            <w:rStyle w:val="Hyperlink2"/>
            <w:color w:val="5B9BD5" w:themeColor="accent1"/>
            <w:rPrChange w:id="660" w:author="MenosG" w:date="2019-05-18T15:08:00Z">
              <w:rPr>
                <w:rStyle w:val="Hyperlink2"/>
                <w:color w:val="5B9BD5" w:themeColor="accent1"/>
                <w:lang w:val="pl-PL"/>
              </w:rPr>
            </w:rPrChange>
          </w:rPr>
          <w:t>Tutaj</w:t>
        </w:r>
        <w:proofErr w:type="spellEnd"/>
        <w:r w:rsidRPr="004C43D5">
          <w:rPr>
            <w:rStyle w:val="Hyperlink2"/>
            <w:color w:val="5B9BD5" w:themeColor="accent1"/>
            <w:rPrChange w:id="661" w:author="MenosG" w:date="2019-05-18T15:08:00Z">
              <w:rPr>
                <w:rStyle w:val="Hyperlink2"/>
                <w:color w:val="5B9BD5" w:themeColor="accent1"/>
                <w:lang w:val="pl-PL"/>
              </w:rPr>
            </w:rPrChange>
          </w:rPr>
          <w:t xml:space="preserve"> </w:t>
        </w:r>
        <w:proofErr w:type="spellStart"/>
        <w:r w:rsidRPr="004C43D5">
          <w:rPr>
            <w:rStyle w:val="Hyperlink2"/>
            <w:color w:val="5B9BD5" w:themeColor="accent1"/>
            <w:rPrChange w:id="662" w:author="MenosG" w:date="2019-05-18T15:08:00Z">
              <w:rPr>
                <w:rStyle w:val="Hyperlink2"/>
                <w:color w:val="5B9BD5" w:themeColor="accent1"/>
                <w:lang w:val="pl-PL"/>
              </w:rPr>
            </w:rPrChange>
          </w:rPr>
          <w:t>jakiś</w:t>
        </w:r>
        <w:proofErr w:type="spellEnd"/>
        <w:r w:rsidRPr="004C43D5">
          <w:rPr>
            <w:rStyle w:val="Hyperlink2"/>
            <w:color w:val="5B9BD5" w:themeColor="accent1"/>
            <w:rPrChange w:id="663" w:author="MenosG" w:date="2019-05-18T15:08:00Z">
              <w:rPr>
                <w:rStyle w:val="Hyperlink2"/>
                <w:color w:val="5B9BD5" w:themeColor="accent1"/>
                <w:lang w:val="pl-PL"/>
              </w:rPr>
            </w:rPrChange>
          </w:rPr>
          <w:t xml:space="preserve"> </w:t>
        </w:r>
        <w:proofErr w:type="spellStart"/>
        <w:proofErr w:type="gramStart"/>
        <w:r w:rsidRPr="004C43D5">
          <w:rPr>
            <w:rStyle w:val="Hyperlink2"/>
            <w:color w:val="5B9BD5" w:themeColor="accent1"/>
            <w:rPrChange w:id="664" w:author="MenosG" w:date="2019-05-18T15:08:00Z">
              <w:rPr>
                <w:rStyle w:val="Hyperlink2"/>
                <w:color w:val="5B9BD5" w:themeColor="accent1"/>
                <w:lang w:val="pl-PL"/>
              </w:rPr>
            </w:rPrChange>
          </w:rPr>
          <w:t>wykres</w:t>
        </w:r>
        <w:proofErr w:type="spellEnd"/>
        <w:r w:rsidRPr="004C43D5">
          <w:rPr>
            <w:rStyle w:val="Hyperlink2"/>
            <w:color w:val="5B9BD5" w:themeColor="accent1"/>
            <w:rPrChange w:id="665" w:author="MenosG" w:date="2019-05-18T15:08:00Z">
              <w:rPr>
                <w:rStyle w:val="Hyperlink2"/>
                <w:color w:val="5B9BD5" w:themeColor="accent1"/>
                <w:lang w:val="pl-PL"/>
              </w:rPr>
            </w:rPrChange>
          </w:rPr>
          <w:t xml:space="preserve"> ?????</w:t>
        </w:r>
      </w:ins>
      <w:proofErr w:type="gramEnd"/>
    </w:p>
    <w:p w14:paraId="37BFF097" w14:textId="597DAF90" w:rsidR="002E7A36" w:rsidRDefault="002E7A36" w:rsidP="007B78C9">
      <w:pPr>
        <w:pStyle w:val="Tre"/>
        <w:rPr>
          <w:ins w:id="666" w:author="MenosG" w:date="2019-05-19T09:26:00Z"/>
          <w:rStyle w:val="Hyperlink2"/>
          <w:color w:val="5B9BD5" w:themeColor="accent1"/>
        </w:rPr>
      </w:pPr>
    </w:p>
    <w:p w14:paraId="45C517EE" w14:textId="484F1235" w:rsidR="002E7A36" w:rsidRPr="004C43D5" w:rsidRDefault="002E7A36" w:rsidP="007B78C9">
      <w:pPr>
        <w:pStyle w:val="Tre"/>
        <w:rPr>
          <w:ins w:id="667" w:author="Piotr Napieralski" w:date="2019-05-18T09:14:00Z"/>
          <w:rStyle w:val="Hyperlink2"/>
          <w:color w:val="5B9BD5" w:themeColor="accent1"/>
          <w:rPrChange w:id="668" w:author="MenosG" w:date="2019-05-18T15:08:00Z">
            <w:rPr>
              <w:ins w:id="669" w:author="Piotr Napieralski" w:date="2019-05-18T09:14:00Z"/>
              <w:rStyle w:val="Hyperlink2"/>
              <w:color w:val="5B9BD5" w:themeColor="accent1"/>
              <w:lang w:val="pl-PL"/>
            </w:rPr>
          </w:rPrChange>
        </w:rPr>
      </w:pPr>
      <w:proofErr w:type="spellStart"/>
      <w:ins w:id="670" w:author="MenosG" w:date="2019-05-19T09:26:00Z">
        <w:r>
          <w:rPr>
            <w:rStyle w:val="Hyperlink2"/>
            <w:color w:val="5B9BD5" w:themeColor="accent1"/>
          </w:rPr>
          <w:t>CrossCorelation</w:t>
        </w:r>
        <w:proofErr w:type="spellEnd"/>
        <w:r>
          <w:rPr>
            <w:rStyle w:val="Hyperlink2"/>
            <w:color w:val="5B9BD5" w:themeColor="accent1"/>
          </w:rPr>
          <w:t>!!!</w:t>
        </w:r>
      </w:ins>
    </w:p>
    <w:p w14:paraId="21274F72" w14:textId="7C1F7DAF" w:rsidR="00C33009" w:rsidRPr="004C43D5" w:rsidRDefault="00C33009" w:rsidP="007B78C9">
      <w:pPr>
        <w:pStyle w:val="Tre"/>
        <w:rPr>
          <w:ins w:id="671" w:author="Piotr Napieralski" w:date="2019-05-18T09:14:00Z"/>
          <w:rStyle w:val="Hyperlink2"/>
          <w:color w:val="5B9BD5" w:themeColor="accent1"/>
          <w:rPrChange w:id="672" w:author="MenosG" w:date="2019-05-18T15:08:00Z">
            <w:rPr>
              <w:ins w:id="673" w:author="Piotr Napieralski" w:date="2019-05-18T09:14:00Z"/>
              <w:rStyle w:val="Hyperlink2"/>
              <w:color w:val="5B9BD5" w:themeColor="accent1"/>
              <w:lang w:val="pl-PL"/>
            </w:rPr>
          </w:rPrChange>
        </w:rPr>
      </w:pPr>
    </w:p>
    <w:p w14:paraId="5F25A865" w14:textId="77777777" w:rsidR="00C33009" w:rsidRPr="004C43D5" w:rsidRDefault="00C33009" w:rsidP="007B78C9">
      <w:pPr>
        <w:pStyle w:val="Tre"/>
        <w:rPr>
          <w:ins w:id="674" w:author="Piotr Napieralski" w:date="2019-05-18T09:10:00Z"/>
          <w:rStyle w:val="Hyperlink2"/>
          <w:color w:val="5B9BD5" w:themeColor="accent1"/>
          <w:rPrChange w:id="675" w:author="MenosG" w:date="2019-05-18T15:08:00Z">
            <w:rPr>
              <w:ins w:id="676" w:author="Piotr Napieralski" w:date="2019-05-18T09:10:00Z"/>
              <w:rStyle w:val="Hyperlink2"/>
              <w:color w:val="5B9BD5" w:themeColor="accent1"/>
              <w:lang w:val="pl-PL"/>
            </w:rPr>
          </w:rPrChange>
        </w:rPr>
      </w:pPr>
    </w:p>
    <w:p w14:paraId="1FD4C628" w14:textId="77777777" w:rsidR="00C33009" w:rsidRPr="004C43D5" w:rsidRDefault="00C33009" w:rsidP="007B78C9">
      <w:pPr>
        <w:pStyle w:val="Tre"/>
        <w:rPr>
          <w:ins w:id="677" w:author="Piotr Napieralski" w:date="2019-05-18T09:04:00Z"/>
          <w:rStyle w:val="Hyperlink2"/>
          <w:color w:val="5B9BD5" w:themeColor="accent1"/>
          <w:rPrChange w:id="678" w:author="MenosG" w:date="2019-05-18T15:08:00Z">
            <w:rPr>
              <w:ins w:id="679" w:author="Piotr Napieralski" w:date="2019-05-18T09:04:00Z"/>
              <w:rStyle w:val="Hyperlink2"/>
              <w:color w:val="5B9BD5" w:themeColor="accent1"/>
              <w:lang w:val="pl-PL"/>
            </w:rPr>
          </w:rPrChange>
        </w:rPr>
      </w:pPr>
    </w:p>
    <w:p w14:paraId="238FD495" w14:textId="5FDB2381" w:rsidR="008A75A7" w:rsidRPr="004C43D5" w:rsidRDefault="008A75A7" w:rsidP="007B78C9">
      <w:pPr>
        <w:pStyle w:val="Tre"/>
        <w:rPr>
          <w:ins w:id="680" w:author="Piotr Napieralski" w:date="2019-05-18T09:04:00Z"/>
          <w:rStyle w:val="Hyperlink2"/>
          <w:color w:val="5B9BD5" w:themeColor="accent1"/>
          <w:rPrChange w:id="681" w:author="MenosG" w:date="2019-05-18T15:08:00Z">
            <w:rPr>
              <w:ins w:id="682" w:author="Piotr Napieralski" w:date="2019-05-18T09:04:00Z"/>
              <w:rStyle w:val="Hyperlink2"/>
              <w:color w:val="5B9BD5" w:themeColor="accent1"/>
              <w:lang w:val="pl-PL"/>
            </w:rPr>
          </w:rPrChange>
        </w:rPr>
      </w:pPr>
    </w:p>
    <w:p w14:paraId="74EE01B9" w14:textId="77777777" w:rsidR="008A75A7" w:rsidRPr="004C43D5" w:rsidRDefault="008A75A7" w:rsidP="007B78C9">
      <w:pPr>
        <w:pStyle w:val="Tre"/>
        <w:rPr>
          <w:rStyle w:val="Hyperlink2"/>
          <w:color w:val="5B9BD5" w:themeColor="accent1"/>
          <w:rPrChange w:id="683" w:author="MenosG" w:date="2019-05-18T15:08:00Z">
            <w:rPr>
              <w:rStyle w:val="Hyperlink2"/>
              <w:color w:val="5B9BD5" w:themeColor="accent1"/>
              <w:lang w:val="pl-PL"/>
            </w:rPr>
          </w:rPrChange>
        </w:rPr>
      </w:pPr>
    </w:p>
    <w:p w14:paraId="1077E87A" w14:textId="6B023479" w:rsidR="00DE4F1B" w:rsidRPr="004C43D5" w:rsidDel="00C33009" w:rsidRDefault="00DE4F1B" w:rsidP="007B78C9">
      <w:pPr>
        <w:pStyle w:val="Tre"/>
        <w:rPr>
          <w:del w:id="684" w:author="Piotr Napieralski" w:date="2019-05-18T09:15:00Z"/>
          <w:rStyle w:val="Hyperlink2"/>
          <w:color w:val="5B9BD5" w:themeColor="accent1"/>
          <w:rPrChange w:id="685" w:author="MenosG" w:date="2019-05-18T15:08:00Z">
            <w:rPr>
              <w:del w:id="686" w:author="Piotr Napieralski" w:date="2019-05-18T09:15:00Z"/>
              <w:rStyle w:val="Hyperlink2"/>
              <w:color w:val="5B9BD5" w:themeColor="accent1"/>
              <w:lang w:val="pl-PL"/>
            </w:rPr>
          </w:rPrChange>
        </w:rPr>
      </w:pPr>
      <w:del w:id="687" w:author="Piotr Napieralski" w:date="2019-05-18T09:15:00Z">
        <w:r w:rsidRPr="004C43D5" w:rsidDel="00C33009">
          <w:rPr>
            <w:rStyle w:val="Hyperlink2"/>
            <w:color w:val="5B9BD5" w:themeColor="accent1"/>
            <w:rPrChange w:id="688" w:author="MenosG" w:date="2019-05-18T15:08:00Z">
              <w:rPr>
                <w:rStyle w:val="Hyperlink2"/>
                <w:color w:val="5B9BD5" w:themeColor="accent1"/>
                <w:lang w:val="pl-PL"/>
              </w:rPr>
            </w:rPrChange>
          </w:rPr>
          <w:delText>Tutaj należy napisać że mierzyliśmy zmiany wielkości źrenicy i sprawdzaliśmy średnie odstępstwa od modeli matematycznych, jakby udało Ci się wykonać wykres w stylu(oczywiście po angielsku):</w:delText>
        </w:r>
      </w:del>
    </w:p>
    <w:p w14:paraId="6E4791EF" w14:textId="4EA3FD51" w:rsidR="00DE4F1B" w:rsidRPr="004C43D5" w:rsidDel="00C33009" w:rsidRDefault="00DE4F1B" w:rsidP="007B78C9">
      <w:pPr>
        <w:pStyle w:val="Tre"/>
        <w:rPr>
          <w:del w:id="689" w:author="Piotr Napieralski" w:date="2019-05-18T09:15:00Z"/>
          <w:rStyle w:val="Hyperlink2"/>
          <w:color w:val="5B9BD5" w:themeColor="accent1"/>
          <w:rPrChange w:id="690" w:author="MenosG" w:date="2019-05-18T15:08:00Z">
            <w:rPr>
              <w:del w:id="691" w:author="Piotr Napieralski" w:date="2019-05-18T09:15:00Z"/>
              <w:rStyle w:val="Hyperlink2"/>
              <w:rFonts w:cs="Times New Roman"/>
              <w:color w:val="5B9BD5" w:themeColor="accent1"/>
              <w:bdr w:val="none" w:sz="0" w:space="0" w:color="auto"/>
              <w:lang w:val="pl-PL" w:eastAsia="pl-PL"/>
            </w:rPr>
          </w:rPrChange>
        </w:rPr>
      </w:pPr>
    </w:p>
    <w:p w14:paraId="4FC6CE96" w14:textId="0B0162C0" w:rsidR="00E87BAC" w:rsidRPr="004C43D5" w:rsidDel="00C33009" w:rsidRDefault="00DE4F1B" w:rsidP="007B78C9">
      <w:pPr>
        <w:pStyle w:val="Tre"/>
        <w:rPr>
          <w:del w:id="692" w:author="Piotr Napieralski" w:date="2019-05-18T09:15:00Z"/>
          <w:rStyle w:val="Hyperlink2"/>
          <w:rPrChange w:id="693" w:author="MenosG" w:date="2019-05-18T15:08:00Z">
            <w:rPr>
              <w:del w:id="694" w:author="Piotr Napieralski" w:date="2019-05-18T09:15:00Z"/>
              <w:rStyle w:val="Hyperlink2"/>
              <w:rFonts w:cs="Times New Roman"/>
              <w:color w:val="auto"/>
              <w:bdr w:val="none" w:sz="0" w:space="0" w:color="auto"/>
              <w:lang w:val="pl-PL" w:eastAsia="pl-PL"/>
            </w:rPr>
          </w:rPrChange>
        </w:rPr>
      </w:pPr>
      <w:del w:id="695" w:author="Piotr Napieralski" w:date="2019-05-18T09:15:00Z">
        <w:r w:rsidRPr="00DE4F1B" w:rsidDel="00C33009">
          <w:rPr>
            <w:noProof/>
          </w:rPr>
          <w:drawing>
            <wp:inline distT="0" distB="0" distL="0" distR="0" wp14:anchorId="321D55C0" wp14:editId="419F1715">
              <wp:extent cx="5761355" cy="3895090"/>
              <wp:effectExtent l="0" t="0" r="4445" b="3810"/>
              <wp:docPr id="17" name="Picture 7">
                <a:extLst xmlns:a="http://schemas.openxmlformats.org/drawingml/2006/main">
                  <a:ext uri="{FF2B5EF4-FFF2-40B4-BE49-F238E27FC236}">
                    <a16:creationId xmlns:a16="http://schemas.microsoft.com/office/drawing/2014/main" id="{9C23DA32-4413-46D9-A060-B5BA47A56A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C23DA32-4413-46D9-A060-B5BA47A56A9C}"/>
                          </a:ext>
                        </a:extLst>
                      </pic:cNvPr>
                      <pic:cNvPicPr>
                        <a:picLocks noChangeAspect="1"/>
                      </pic:cNvPicPr>
                    </pic:nvPicPr>
                    <pic:blipFill>
                      <a:blip r:embed="rId34"/>
                      <a:stretch>
                        <a:fillRect/>
                      </a:stretch>
                    </pic:blipFill>
                    <pic:spPr>
                      <a:xfrm>
                        <a:off x="0" y="0"/>
                        <a:ext cx="5761355" cy="3895090"/>
                      </a:xfrm>
                      <a:prstGeom prst="rect">
                        <a:avLst/>
                      </a:prstGeom>
                    </pic:spPr>
                  </pic:pic>
                </a:graphicData>
              </a:graphic>
            </wp:inline>
          </w:drawing>
        </w:r>
      </w:del>
    </w:p>
    <w:p w14:paraId="78544A96" w14:textId="2F6C0BA9" w:rsidR="00DE4F1B" w:rsidRPr="004C43D5" w:rsidDel="00C33009" w:rsidRDefault="00DE4F1B" w:rsidP="007B78C9">
      <w:pPr>
        <w:pStyle w:val="Tre"/>
        <w:rPr>
          <w:del w:id="696" w:author="Piotr Napieralski" w:date="2019-05-18T09:15:00Z"/>
          <w:rStyle w:val="Hyperlink2"/>
          <w:color w:val="5B9BD5" w:themeColor="accent1"/>
          <w:rPrChange w:id="697" w:author="MenosG" w:date="2019-05-18T15:08:00Z">
            <w:rPr>
              <w:del w:id="698" w:author="Piotr Napieralski" w:date="2019-05-18T09:15:00Z"/>
              <w:rStyle w:val="Hyperlink2"/>
              <w:rFonts w:cs="Times New Roman"/>
              <w:color w:val="5B9BD5" w:themeColor="accent1"/>
              <w:bdr w:val="none" w:sz="0" w:space="0" w:color="auto"/>
              <w:lang w:val="pl-PL" w:eastAsia="pl-PL"/>
            </w:rPr>
          </w:rPrChange>
        </w:rPr>
      </w:pPr>
      <w:del w:id="699" w:author="Piotr Napieralski" w:date="2019-05-18T09:15:00Z">
        <w:r w:rsidRPr="004C43D5" w:rsidDel="00C33009">
          <w:rPr>
            <w:rStyle w:val="Hyperlink2"/>
            <w:color w:val="5B9BD5" w:themeColor="accent1"/>
            <w:rPrChange w:id="700" w:author="MenosG" w:date="2019-05-18T15:08:00Z">
              <w:rPr>
                <w:rStyle w:val="Hyperlink2"/>
                <w:color w:val="5B9BD5" w:themeColor="accent1"/>
                <w:lang w:val="pl-PL"/>
              </w:rPr>
            </w:rPrChange>
          </w:rPr>
          <w:delText>Gdzie będziemy mieli zamodelowany i w niektórych miejscach pokrzywić prawdziwy tak że sugerujemy że nastąpiły zmiany spowodowane innymi czynnikami.</w:delText>
        </w:r>
      </w:del>
    </w:p>
    <w:p w14:paraId="1A86D58A" w14:textId="5F08305A" w:rsidR="00DE4F1B" w:rsidRPr="004C43D5" w:rsidDel="00C33009" w:rsidRDefault="00DE4F1B" w:rsidP="007B78C9">
      <w:pPr>
        <w:pStyle w:val="Tre"/>
        <w:rPr>
          <w:del w:id="701" w:author="Piotr Napieralski" w:date="2019-05-18T09:15:00Z"/>
          <w:rStyle w:val="Hyperlink2"/>
          <w:rPrChange w:id="702" w:author="MenosG" w:date="2019-05-18T15:08:00Z">
            <w:rPr>
              <w:del w:id="703" w:author="Piotr Napieralski" w:date="2019-05-18T09:15:00Z"/>
              <w:rStyle w:val="Hyperlink2"/>
              <w:rFonts w:cs="Times New Roman"/>
              <w:color w:val="auto"/>
              <w:bdr w:val="none" w:sz="0" w:space="0" w:color="auto"/>
              <w:lang w:val="pl-PL" w:eastAsia="pl-PL"/>
            </w:rPr>
          </w:rPrChange>
        </w:rPr>
      </w:pPr>
    </w:p>
    <w:p w14:paraId="5361C42B" w14:textId="31DAD4FA" w:rsidR="00936C41" w:rsidRPr="00565178" w:rsidDel="00C33009" w:rsidRDefault="00936C41" w:rsidP="007B78C9">
      <w:pPr>
        <w:pStyle w:val="Tre"/>
        <w:rPr>
          <w:del w:id="704" w:author="Piotr Napieralski" w:date="2019-05-18T09:15:00Z"/>
          <w:rStyle w:val="Hyperlink2"/>
          <w:color w:val="5B9BD5" w:themeColor="accent1"/>
        </w:rPr>
      </w:pPr>
      <w:del w:id="705" w:author="Piotr Napieralski" w:date="2019-05-18T09:15:00Z">
        <w:r w:rsidRPr="00565178" w:rsidDel="00C33009">
          <w:rPr>
            <w:rStyle w:val="Hyperlink2"/>
            <w:color w:val="5B9BD5" w:themeColor="accent1"/>
          </w:rPr>
          <w:delText xml:space="preserve">In order to detect the tendency of changes independent of changes in light intensity, we use the statistical analysis of time series with autoregressive–moving-average (ARMA) (Hannan, Edward James (1970). Multiple time series. Wiley series in probability and mathematical statistics. New York: John Wiley and Sons). </w:delText>
        </w:r>
      </w:del>
    </w:p>
    <w:p w14:paraId="30FB950E" w14:textId="2CA282DC" w:rsidR="00936C41" w:rsidRPr="00565178" w:rsidDel="00C33009" w:rsidRDefault="00936C41" w:rsidP="007B78C9">
      <w:pPr>
        <w:pStyle w:val="Tre"/>
        <w:rPr>
          <w:del w:id="706" w:author="Piotr Napieralski" w:date="2019-05-18T09:15:00Z"/>
          <w:rStyle w:val="Hyperlink2"/>
          <w:color w:val="5B9BD5" w:themeColor="accent1"/>
        </w:rPr>
      </w:pPr>
      <w:del w:id="707" w:author="Piotr Napieralski" w:date="2019-05-18T09:15:00Z">
        <w:r w:rsidRPr="00565178" w:rsidDel="00C33009">
          <w:rPr>
            <w:rStyle w:val="Hyperlink2"/>
            <w:noProof/>
            <w:color w:val="5B9BD5" w:themeColor="accent1"/>
          </w:rPr>
          <w:drawing>
            <wp:inline distT="0" distB="0" distL="0" distR="0" wp14:anchorId="734FDF23" wp14:editId="2172D166">
              <wp:extent cx="3470564" cy="702681"/>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6838" cy="712050"/>
                      </a:xfrm>
                      <a:prstGeom prst="rect">
                        <a:avLst/>
                      </a:prstGeom>
                    </pic:spPr>
                  </pic:pic>
                </a:graphicData>
              </a:graphic>
            </wp:inline>
          </w:drawing>
        </w:r>
      </w:del>
    </w:p>
    <w:p w14:paraId="04D3FF9E" w14:textId="71830457" w:rsidR="00936C41" w:rsidRPr="00565178" w:rsidDel="00C33009" w:rsidRDefault="00936C41" w:rsidP="007B78C9">
      <w:pPr>
        <w:pStyle w:val="Tre"/>
        <w:rPr>
          <w:del w:id="708" w:author="Piotr Napieralski" w:date="2019-05-18T09:15:00Z"/>
          <w:rStyle w:val="Hyperlink2"/>
          <w:color w:val="5B9BD5" w:themeColor="accent1"/>
        </w:rPr>
      </w:pPr>
    </w:p>
    <w:p w14:paraId="6E60E2C4" w14:textId="204A25C2" w:rsidR="00936C41" w:rsidRPr="00565178" w:rsidDel="00C33009" w:rsidRDefault="00936C41" w:rsidP="00936C41">
      <w:pPr>
        <w:pStyle w:val="Tre"/>
        <w:rPr>
          <w:del w:id="709" w:author="Piotr Napieralski" w:date="2019-05-18T09:15:00Z"/>
          <w:rStyle w:val="Hyperlink2"/>
          <w:color w:val="5B9BD5" w:themeColor="accent1"/>
        </w:rPr>
      </w:pPr>
      <w:del w:id="710" w:author="Piotr Napieralski" w:date="2019-05-18T09:15:00Z">
        <w:r w:rsidRPr="00565178" w:rsidDel="00C33009">
          <w:rPr>
            <w:rStyle w:val="Hyperlink2"/>
            <w:color w:val="5B9BD5" w:themeColor="accent1"/>
          </w:rPr>
          <w:delText>where φ</w:delText>
        </w:r>
        <w:r w:rsidRPr="00565178" w:rsidDel="00C33009">
          <w:rPr>
            <w:rStyle w:val="Hyperlink2"/>
            <w:color w:val="5B9BD5" w:themeColor="accent1"/>
            <w:vertAlign w:val="subscript"/>
          </w:rPr>
          <w:delText>1</w:delText>
        </w:r>
        <w:r w:rsidRPr="00565178" w:rsidDel="00C33009">
          <w:rPr>
            <w:rStyle w:val="Hyperlink2"/>
            <w:color w:val="5B9BD5" w:themeColor="accent1"/>
          </w:rPr>
          <w:delText>,…,φ</w:delText>
        </w:r>
        <w:r w:rsidRPr="00565178" w:rsidDel="00C33009">
          <w:rPr>
            <w:rStyle w:val="Hyperlink2"/>
            <w:color w:val="5B9BD5" w:themeColor="accent1"/>
            <w:vertAlign w:val="subscript"/>
          </w:rPr>
          <w:delText>p</w:delText>
        </w:r>
        <w:r w:rsidR="00565178" w:rsidRPr="00565178" w:rsidDel="00C33009">
          <w:rPr>
            <w:rStyle w:val="Hyperlink2"/>
            <w:color w:val="5B9BD5" w:themeColor="accent1"/>
          </w:rPr>
          <w:delText xml:space="preserve"> </w:delText>
        </w:r>
        <w:r w:rsidRPr="00565178" w:rsidDel="00C33009">
          <w:rPr>
            <w:rStyle w:val="Hyperlink2"/>
            <w:color w:val="5B9BD5" w:themeColor="accent1"/>
          </w:rPr>
          <w:delText>are parameters,</w:delText>
        </w:r>
        <w:r w:rsidR="00565178" w:rsidRPr="00565178" w:rsidDel="00C33009">
          <w:rPr>
            <w:rStyle w:val="Hyperlink2"/>
            <w:color w:val="5B9BD5" w:themeColor="accent1"/>
          </w:rPr>
          <w:delText xml:space="preserve"> </w:delText>
        </w:r>
        <w:r w:rsidRPr="00565178" w:rsidDel="00C33009">
          <w:rPr>
            <w:rStyle w:val="Hyperlink2"/>
            <w:color w:val="5B9BD5" w:themeColor="accent1"/>
          </w:rPr>
          <w:delText xml:space="preserve">c is a constant, </w:delText>
        </w:r>
        <w:r w:rsidR="00565178" w:rsidRPr="00565178" w:rsidDel="00C33009">
          <w:rPr>
            <w:rStyle w:val="Hyperlink2"/>
            <w:color w:val="5B9BD5" w:themeColor="accent1"/>
          </w:rPr>
          <w:delText>the θ</w:delText>
        </w:r>
        <w:r w:rsidR="00565178" w:rsidRPr="00565178" w:rsidDel="00C33009">
          <w:rPr>
            <w:rStyle w:val="Hyperlink2"/>
            <w:color w:val="5B9BD5" w:themeColor="accent1"/>
            <w:vertAlign w:val="subscript"/>
          </w:rPr>
          <w:delText>1</w:delText>
        </w:r>
        <w:r w:rsidR="00565178" w:rsidRPr="00565178" w:rsidDel="00C33009">
          <w:rPr>
            <w:rStyle w:val="Hyperlink2"/>
            <w:color w:val="5B9BD5" w:themeColor="accent1"/>
          </w:rPr>
          <w:delText>, ..., θ</w:delText>
        </w:r>
        <w:r w:rsidR="00565178" w:rsidRPr="00565178" w:rsidDel="00C33009">
          <w:rPr>
            <w:rStyle w:val="Hyperlink2"/>
            <w:color w:val="5B9BD5" w:themeColor="accent1"/>
            <w:vertAlign w:val="subscript"/>
          </w:rPr>
          <w:delText>q</w:delText>
        </w:r>
        <w:r w:rsidR="00565178" w:rsidRPr="00565178" w:rsidDel="00C33009">
          <w:rPr>
            <w:rStyle w:val="Hyperlink2"/>
            <w:color w:val="5B9BD5" w:themeColor="accent1"/>
          </w:rPr>
          <w:delText xml:space="preserve"> are the parameters of the model, and the random variable ε</w:delText>
        </w:r>
        <w:r w:rsidR="00565178" w:rsidRPr="00565178" w:rsidDel="00C33009">
          <w:rPr>
            <w:rStyle w:val="Hyperlink2"/>
            <w:color w:val="5B9BD5" w:themeColor="accent1"/>
            <w:vertAlign w:val="subscript"/>
          </w:rPr>
          <w:delText>t</w:delText>
        </w:r>
        <w:r w:rsidR="00565178" w:rsidRPr="00565178" w:rsidDel="00C33009">
          <w:rPr>
            <w:rStyle w:val="Hyperlink2"/>
            <w:color w:val="5B9BD5" w:themeColor="accent1"/>
          </w:rPr>
          <w:delText xml:space="preserve"> is white noise.</w:delText>
        </w:r>
      </w:del>
    </w:p>
    <w:p w14:paraId="353482A5" w14:textId="57974783" w:rsidR="00565178" w:rsidRPr="00565178" w:rsidDel="00C33009" w:rsidRDefault="00565178" w:rsidP="007B78C9">
      <w:pPr>
        <w:pStyle w:val="Tre"/>
        <w:rPr>
          <w:del w:id="711" w:author="Piotr Napieralski" w:date="2019-05-18T09:15:00Z"/>
          <w:rStyle w:val="Hyperlink2"/>
          <w:color w:val="5B9BD5" w:themeColor="accent1"/>
        </w:rPr>
      </w:pPr>
    </w:p>
    <w:p w14:paraId="34FC6A04" w14:textId="0DD8234D" w:rsidR="00DE4F1B" w:rsidRPr="00565178" w:rsidDel="00C33009" w:rsidRDefault="00936C41" w:rsidP="007B78C9">
      <w:pPr>
        <w:pStyle w:val="Tre"/>
        <w:rPr>
          <w:del w:id="712" w:author="Piotr Napieralski" w:date="2019-05-18T09:15:00Z"/>
          <w:rStyle w:val="Hyperlink2"/>
          <w:color w:val="5B9BD5" w:themeColor="accent1"/>
        </w:rPr>
      </w:pPr>
      <w:del w:id="713" w:author="Piotr Napieralski" w:date="2019-05-18T09:15:00Z">
        <w:r w:rsidRPr="00565178" w:rsidDel="00C33009">
          <w:rPr>
            <w:rStyle w:val="Hyperlink2"/>
            <w:color w:val="5B9BD5" w:themeColor="accent1"/>
          </w:rPr>
          <w:delText>ARMA</w:delText>
        </w:r>
        <w:r w:rsidR="00565178" w:rsidRPr="00565178" w:rsidDel="00C33009">
          <w:rPr>
            <w:rStyle w:val="Hyperlink2"/>
            <w:color w:val="5B9BD5" w:themeColor="accent1"/>
          </w:rPr>
          <w:delText>(p,q)</w:delText>
        </w:r>
        <w:r w:rsidRPr="00565178" w:rsidDel="00C33009">
          <w:rPr>
            <w:rStyle w:val="Hyperlink2"/>
            <w:color w:val="5B9BD5" w:themeColor="accent1"/>
          </w:rPr>
          <w:delText xml:space="preserve">, after choosing p and q, fitted by least squares regression </w:delText>
        </w:r>
        <w:r w:rsidR="00565178" w:rsidRPr="00565178" w:rsidDel="00C33009">
          <w:rPr>
            <w:rStyle w:val="Hyperlink2"/>
            <w:color w:val="5B9BD5" w:themeColor="accent1"/>
          </w:rPr>
          <w:delText xml:space="preserve">is use </w:delText>
        </w:r>
        <w:r w:rsidRPr="00565178" w:rsidDel="00C33009">
          <w:rPr>
            <w:rStyle w:val="Hyperlink2"/>
            <w:color w:val="5B9BD5" w:themeColor="accent1"/>
          </w:rPr>
          <w:delText xml:space="preserve">to find the values of the parameters which </w:delText>
        </w:r>
        <w:r w:rsidR="00565178" w:rsidRPr="00565178" w:rsidDel="00C33009">
          <w:rPr>
            <w:rStyle w:val="Hyperlink2"/>
            <w:color w:val="5B9BD5" w:themeColor="accent1"/>
          </w:rPr>
          <w:delText xml:space="preserve">is different from the mathematical model.  </w:delText>
        </w:r>
      </w:del>
    </w:p>
    <w:p w14:paraId="78CE8C4B" w14:textId="37CEFF17" w:rsidR="00DE4F1B" w:rsidRPr="00936C41" w:rsidDel="00C33009" w:rsidRDefault="00DE4F1B" w:rsidP="007B78C9">
      <w:pPr>
        <w:pStyle w:val="Tre"/>
        <w:rPr>
          <w:del w:id="714" w:author="Piotr Napieralski" w:date="2019-05-18T09:15:00Z"/>
          <w:rStyle w:val="Hyperlink2"/>
        </w:rPr>
      </w:pPr>
    </w:p>
    <w:p w14:paraId="501C15FB" w14:textId="31BB9BFC" w:rsidR="00E87BAC" w:rsidRPr="004C43D5" w:rsidDel="00C33009" w:rsidRDefault="00565178" w:rsidP="007B78C9">
      <w:pPr>
        <w:pStyle w:val="Tre"/>
        <w:rPr>
          <w:del w:id="715" w:author="Piotr Napieralski" w:date="2019-05-18T09:15:00Z"/>
          <w:rStyle w:val="Hyperlink2"/>
          <w:rPrChange w:id="716" w:author="MenosG" w:date="2019-05-18T15:08:00Z">
            <w:rPr>
              <w:del w:id="717" w:author="Piotr Napieralski" w:date="2019-05-18T09:15:00Z"/>
              <w:rStyle w:val="Hyperlink2"/>
              <w:rFonts w:cs="Times New Roman"/>
              <w:color w:val="auto"/>
              <w:bdr w:val="none" w:sz="0" w:space="0" w:color="auto"/>
              <w:lang w:val="pl-PL" w:eastAsia="pl-PL"/>
            </w:rPr>
          </w:rPrChange>
        </w:rPr>
      </w:pPr>
      <w:del w:id="718" w:author="Piotr Napieralski" w:date="2019-05-18T09:15:00Z">
        <w:r w:rsidRPr="004C43D5" w:rsidDel="00C33009">
          <w:rPr>
            <w:rStyle w:val="Hyperlink2"/>
            <w:rPrChange w:id="719" w:author="MenosG" w:date="2019-05-18T15:08:00Z">
              <w:rPr>
                <w:rStyle w:val="Hyperlink2"/>
                <w:lang w:val="pl-PL"/>
              </w:rPr>
            </w:rPrChange>
          </w:rPr>
          <w:delText>Wykryte obdszary będą potencjalnym miejscem zmian źrenicy nie wynikającym ze zmian światła.</w:delText>
        </w:r>
      </w:del>
    </w:p>
    <w:p w14:paraId="7D7D6D06" w14:textId="77777777" w:rsidR="00841A0D" w:rsidRPr="004C43D5" w:rsidRDefault="00841A0D" w:rsidP="007B78C9">
      <w:pPr>
        <w:pStyle w:val="Tre"/>
        <w:rPr>
          <w:rPrChange w:id="720" w:author="MenosG" w:date="2019-05-18T15:08:00Z">
            <w:rPr>
              <w:lang w:val="pl-PL"/>
            </w:rPr>
          </w:rPrChange>
        </w:rPr>
      </w:pPr>
    </w:p>
    <w:p w14:paraId="3A0CEE16" w14:textId="77777777" w:rsidR="007B78C9" w:rsidRPr="00841A0D" w:rsidRDefault="007B78C9" w:rsidP="007B78C9">
      <w:pPr>
        <w:pStyle w:val="Header"/>
        <w:rPr>
          <w:lang w:val="en-US"/>
        </w:rPr>
      </w:pPr>
      <w:r>
        <w:rPr>
          <w:rStyle w:val="Hyperlink2"/>
        </w:rPr>
        <w:t>CONCLUSIONS</w:t>
      </w:r>
    </w:p>
    <w:p w14:paraId="1D1688BA" w14:textId="77777777" w:rsidR="007B78C9" w:rsidRDefault="007B78C9" w:rsidP="007B78C9">
      <w:pPr>
        <w:pStyle w:val="Tre"/>
      </w:pPr>
    </w:p>
    <w:p w14:paraId="04880D08" w14:textId="77777777" w:rsidR="007B78C9" w:rsidRDefault="007B78C9" w:rsidP="007B78C9">
      <w:pPr>
        <w:pStyle w:val="Tre"/>
        <w:jc w:val="both"/>
        <w:rPr>
          <w:rStyle w:val="Brak"/>
        </w:rPr>
      </w:pPr>
      <w:commentRangeStart w:id="721"/>
      <w:r>
        <w:t>Based on the existing models, the method for measuring a light-adapted pupil diameter was implemented. </w:t>
      </w:r>
      <w:r>
        <w:rPr>
          <w:rStyle w:val="Brak"/>
        </w:rPr>
        <w:t xml:space="preserve">We propose a solution to predict pupil size changes under visible light stimuli. The change in pupil size under the influence of light has been modeled and tested against the existing popular models. </w:t>
      </w:r>
    </w:p>
    <w:p w14:paraId="3F9311AA" w14:textId="77777777" w:rsidR="009E6F28" w:rsidRPr="009E6F28" w:rsidRDefault="009E6F28" w:rsidP="00565178">
      <w:pPr>
        <w:pStyle w:val="tt"/>
        <w:ind w:firstLine="0"/>
        <w:rPr>
          <w:lang w:val="en-US"/>
        </w:rPr>
      </w:pPr>
      <w:r w:rsidRPr="009E6F28">
        <w:rPr>
          <w:lang w:val="en-US"/>
        </w:rPr>
        <w:t xml:space="preserve">We have adopted this solution due to its simplicity and generality. The results produced by our models are in agreement with observed behavior in humans and can be used in the eye-gaze tracking method in point of interest and attention estimation. </w:t>
      </w:r>
    </w:p>
    <w:p w14:paraId="47A6DFED" w14:textId="055BD430" w:rsidR="007B78C9" w:rsidRDefault="007B78C9" w:rsidP="007B78C9">
      <w:pPr>
        <w:pStyle w:val="Tre"/>
        <w:jc w:val="both"/>
        <w:rPr>
          <w:ins w:id="722" w:author="Piotr Napieralski" w:date="2019-05-18T09:15:00Z"/>
          <w:rStyle w:val="Brak"/>
        </w:rPr>
      </w:pPr>
      <w:r>
        <w:rPr>
          <w:rStyle w:val="Brak"/>
        </w:rPr>
        <w:t xml:space="preserve">We believe that this work can contribute to investigations of human emotion by </w:t>
      </w:r>
      <w:r>
        <w:rPr>
          <w:rStyle w:val="Brak"/>
          <w:b/>
          <w:bCs/>
          <w:i/>
          <w:iCs/>
        </w:rPr>
        <w:t>Human Pupil Dilation</w:t>
      </w:r>
      <w:r>
        <w:rPr>
          <w:rStyle w:val="Brak"/>
        </w:rPr>
        <w:t xml:space="preserve">. Our results should find applicability in several areas requiring eye-tracking systems, as well as in biofeedback systems. </w:t>
      </w:r>
      <w:commentRangeEnd w:id="721"/>
      <w:r w:rsidR="002E7A36">
        <w:rPr>
          <w:rStyle w:val="CommentReference"/>
          <w:rFonts w:eastAsia="Times New Roman" w:cs="Times New Roman"/>
          <w:color w:val="auto"/>
          <w:bdr w:val="none" w:sz="0" w:space="0" w:color="auto"/>
          <w:lang w:val="pl-PL" w:eastAsia="pl-PL"/>
        </w:rPr>
        <w:commentReference w:id="721"/>
      </w:r>
    </w:p>
    <w:p w14:paraId="2EE7ED69" w14:textId="128BA2EC" w:rsidR="00C33009" w:rsidRDefault="00C33009" w:rsidP="007B78C9">
      <w:pPr>
        <w:pStyle w:val="Tre"/>
        <w:jc w:val="both"/>
        <w:rPr>
          <w:ins w:id="723" w:author="Piotr Napieralski" w:date="2019-05-18T09:15:00Z"/>
          <w:rStyle w:val="Brak"/>
        </w:rPr>
      </w:pPr>
    </w:p>
    <w:p w14:paraId="11F6000B" w14:textId="030623EC" w:rsidR="00C33009" w:rsidRPr="004C43D5" w:rsidRDefault="00C33009" w:rsidP="007B78C9">
      <w:pPr>
        <w:pStyle w:val="Tre"/>
        <w:jc w:val="both"/>
        <w:rPr>
          <w:ins w:id="724" w:author="Piotr Napieralski" w:date="2019-05-18T09:15:00Z"/>
          <w:rStyle w:val="Brak"/>
          <w:lang w:val="pl-PL"/>
          <w:rPrChange w:id="725" w:author="MenosG" w:date="2019-05-18T15:08:00Z">
            <w:rPr>
              <w:ins w:id="726" w:author="Piotr Napieralski" w:date="2019-05-18T09:15:00Z"/>
              <w:rStyle w:val="Brak"/>
            </w:rPr>
          </w:rPrChange>
        </w:rPr>
      </w:pPr>
      <w:ins w:id="727" w:author="Piotr Napieralski" w:date="2019-05-18T09:15:00Z">
        <w:r w:rsidRPr="004C43D5">
          <w:rPr>
            <w:rStyle w:val="Brak"/>
            <w:lang w:val="pl-PL"/>
            <w:rPrChange w:id="728" w:author="MenosG" w:date="2019-05-18T15:08:00Z">
              <w:rPr>
                <w:rStyle w:val="Brak"/>
              </w:rPr>
            </w:rPrChange>
          </w:rPr>
          <w:t>FUTURE WORKS</w:t>
        </w:r>
      </w:ins>
    </w:p>
    <w:p w14:paraId="1D9CCDE8" w14:textId="07FF638D" w:rsidR="00C33009" w:rsidRPr="00C33009" w:rsidRDefault="00C33009" w:rsidP="007B78C9">
      <w:pPr>
        <w:pStyle w:val="Tre"/>
        <w:jc w:val="both"/>
        <w:rPr>
          <w:rStyle w:val="Brak"/>
          <w:lang w:val="pl-PL"/>
          <w:rPrChange w:id="729" w:author="Piotr Napieralski" w:date="2019-05-18T09:15:00Z">
            <w:rPr>
              <w:rStyle w:val="Brak"/>
            </w:rPr>
          </w:rPrChange>
        </w:rPr>
      </w:pPr>
      <w:ins w:id="730" w:author="Piotr Napieralski" w:date="2019-05-18T09:15:00Z">
        <w:r w:rsidRPr="00C33009">
          <w:rPr>
            <w:rStyle w:val="Brak"/>
            <w:lang w:val="pl-PL"/>
            <w:rPrChange w:id="731" w:author="Piotr Napieralski" w:date="2019-05-18T09:15:00Z">
              <w:rPr>
                <w:rStyle w:val="Brak"/>
              </w:rPr>
            </w:rPrChange>
          </w:rPr>
          <w:t>Opracowany model zostanie zweryfikowany</w:t>
        </w:r>
        <w:r>
          <w:rPr>
            <w:rStyle w:val="Brak"/>
            <w:lang w:val="pl-PL"/>
          </w:rPr>
          <w:t xml:space="preserve"> w zminennych warunkach bleble ble</w:t>
        </w:r>
      </w:ins>
    </w:p>
    <w:p w14:paraId="67E9528C" w14:textId="77777777" w:rsidR="007B78C9" w:rsidRPr="00C33009" w:rsidRDefault="007B78C9" w:rsidP="007B78C9">
      <w:pPr>
        <w:pStyle w:val="Tre"/>
        <w:jc w:val="both"/>
        <w:rPr>
          <w:rStyle w:val="Brak"/>
          <w:lang w:val="pl-PL"/>
          <w:rPrChange w:id="732" w:author="Piotr Napieralski" w:date="2019-05-18T09:15:00Z">
            <w:rPr>
              <w:rStyle w:val="Brak"/>
            </w:rPr>
          </w:rPrChange>
        </w:rPr>
      </w:pPr>
    </w:p>
    <w:p w14:paraId="7D10C1B0" w14:textId="7F4D2DC2" w:rsidR="007B78C9" w:rsidRPr="00841A0D" w:rsidRDefault="00565178" w:rsidP="007B78C9">
      <w:pPr>
        <w:pStyle w:val="Header"/>
        <w:rPr>
          <w:lang w:val="en-US"/>
        </w:rPr>
      </w:pPr>
      <w:r>
        <w:rPr>
          <w:rStyle w:val="Hyperlink2"/>
        </w:rPr>
        <w:t>APPLICATION</w:t>
      </w:r>
    </w:p>
    <w:p w14:paraId="06E36E4F" w14:textId="77777777" w:rsidR="007B78C9" w:rsidRDefault="007B78C9" w:rsidP="007B78C9">
      <w:pPr>
        <w:pStyle w:val="Tre"/>
      </w:pPr>
    </w:p>
    <w:p w14:paraId="5E0B796E" w14:textId="77777777" w:rsidR="007B78C9" w:rsidRPr="007B78C9" w:rsidRDefault="007B78C9" w:rsidP="007B78C9">
      <w:pPr>
        <w:pStyle w:val="Tre"/>
        <w:jc w:val="both"/>
        <w:rPr>
          <w:rStyle w:val="Brak"/>
        </w:rPr>
      </w:pPr>
      <w:r w:rsidRPr="007B78C9">
        <w:rPr>
          <w:rStyle w:val="Brak"/>
        </w:rPr>
        <w:lastRenderedPageBreak/>
        <w:t xml:space="preserve">All plots were generated in Python using the SciPy module (in particular </w:t>
      </w:r>
      <w:proofErr w:type="spellStart"/>
      <w:r w:rsidRPr="007B78C9">
        <w:rPr>
          <w:rStyle w:val="Brak"/>
          <w:i/>
          <w:iCs/>
        </w:rPr>
        <w:t>numPy</w:t>
      </w:r>
      <w:proofErr w:type="spellEnd"/>
      <w:r w:rsidRPr="007B78C9">
        <w:rPr>
          <w:rStyle w:val="Brak"/>
        </w:rPr>
        <w:t xml:space="preserve"> and </w:t>
      </w:r>
      <w:r w:rsidRPr="007B78C9">
        <w:rPr>
          <w:rStyle w:val="Brak"/>
          <w:i/>
          <w:iCs/>
        </w:rPr>
        <w:t>matplotlib</w:t>
      </w:r>
      <w:r w:rsidRPr="007B78C9">
        <w:rPr>
          <w:rStyle w:val="Brak"/>
        </w:rPr>
        <w:t>), which ensures the fast coding of user interface and logic of the software.</w:t>
      </w:r>
    </w:p>
    <w:p w14:paraId="684F2F0B" w14:textId="77777777" w:rsidR="007B78C9" w:rsidRPr="007B78C9" w:rsidRDefault="007B78C9" w:rsidP="007B78C9">
      <w:pPr>
        <w:pStyle w:val="Tre"/>
        <w:jc w:val="both"/>
        <w:rPr>
          <w:rStyle w:val="Brak"/>
        </w:rPr>
      </w:pPr>
      <w:r w:rsidRPr="007B78C9">
        <w:rPr>
          <w:rStyle w:val="Brak"/>
        </w:rPr>
        <w:t xml:space="preserve">In this software, the user can alter field diameter, age, mono/binocular effect and turn on/off the models to be plotted. Thanks to the built-in SciPy default </w:t>
      </w:r>
      <w:proofErr w:type="spellStart"/>
      <w:r w:rsidRPr="007B78C9">
        <w:rPr>
          <w:rStyle w:val="Brak"/>
        </w:rPr>
        <w:t>NavigationToolbar</w:t>
      </w:r>
      <w:proofErr w:type="spellEnd"/>
      <w:r w:rsidRPr="007B78C9">
        <w:rPr>
          <w:rStyle w:val="Brak"/>
        </w:rPr>
        <w:t>, the user is able to create a snapshot of a plot, change its values on an axis, or manipulate the style of lines.</w:t>
      </w:r>
    </w:p>
    <w:p w14:paraId="07E1371A" w14:textId="77777777" w:rsidR="007B78C9" w:rsidRDefault="007B78C9" w:rsidP="007B78C9">
      <w:pPr>
        <w:jc w:val="center"/>
        <w:rPr>
          <w:rStyle w:val="Hyperlink2"/>
        </w:rPr>
      </w:pPr>
    </w:p>
    <w:p w14:paraId="55E4048A" w14:textId="40CCB24E" w:rsidR="00C57101" w:rsidRDefault="00C57101" w:rsidP="007B78C9">
      <w:pPr>
        <w:jc w:val="center"/>
        <w:rPr>
          <w:lang w:val="en-US"/>
        </w:rPr>
      </w:pPr>
      <w:r w:rsidRPr="00C57101">
        <w:rPr>
          <w:noProof/>
        </w:rPr>
        <w:drawing>
          <wp:inline distT="0" distB="0" distL="0" distR="0" wp14:anchorId="739F2A31" wp14:editId="6A95AEF1">
            <wp:extent cx="2956108" cy="2948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3542" cy="2956356"/>
                    </a:xfrm>
                    <a:prstGeom prst="rect">
                      <a:avLst/>
                    </a:prstGeom>
                  </pic:spPr>
                </pic:pic>
              </a:graphicData>
            </a:graphic>
          </wp:inline>
        </w:drawing>
      </w:r>
    </w:p>
    <w:p w14:paraId="72EA0560" w14:textId="77777777" w:rsidR="00C57101" w:rsidRDefault="00C57101" w:rsidP="00C57101">
      <w:pPr>
        <w:rPr>
          <w:lang w:val="en-US"/>
        </w:rPr>
      </w:pPr>
    </w:p>
    <w:p w14:paraId="76548003" w14:textId="67F7BE36" w:rsidR="007B78C9" w:rsidRDefault="007B78C9" w:rsidP="007B78C9">
      <w:pPr>
        <w:pStyle w:val="Tre"/>
        <w:rPr>
          <w:ins w:id="733" w:author="MenosG" w:date="2019-04-15T21:33:00Z"/>
          <w:rStyle w:val="Hyperlink2"/>
        </w:rPr>
      </w:pPr>
      <w:r>
        <w:rPr>
          <w:rStyle w:val="Hyperlink2"/>
        </w:rPr>
        <w:t xml:space="preserve">Scripts can be found at </w:t>
      </w:r>
      <w:hyperlink r:id="rId37" w:history="1">
        <w:r>
          <w:rPr>
            <w:rStyle w:val="Hyperlink4"/>
          </w:rPr>
          <w:t>https://github.com/MenosGrandes/PupilDiameter</w:t>
        </w:r>
      </w:hyperlink>
      <w:r>
        <w:rPr>
          <w:rStyle w:val="Hyperlink2"/>
        </w:rPr>
        <w:t xml:space="preserve">, available freely and open-source. </w:t>
      </w:r>
    </w:p>
    <w:p w14:paraId="264911FC" w14:textId="10B532F8" w:rsidR="00654CB8" w:rsidRDefault="001B2662" w:rsidP="007B78C9">
      <w:pPr>
        <w:pStyle w:val="Tre"/>
      </w:pPr>
      <w:ins w:id="734" w:author="MenosG" w:date="2019-04-15T21:35:00Z">
        <w:r>
          <w:rPr>
            <w:rStyle w:val="Hyperlink2"/>
          </w:rPr>
          <w:t xml:space="preserve">Pamplona algorithm </w:t>
        </w:r>
      </w:ins>
      <w:ins w:id="735" w:author="MenosG" w:date="2019-04-15T21:36:00Z">
        <w:r>
          <w:rPr>
            <w:rStyle w:val="Hyperlink2"/>
          </w:rPr>
          <w:t xml:space="preserve">was forked from </w:t>
        </w:r>
      </w:ins>
      <w:ins w:id="736" w:author="MenosG" w:date="2019-04-15T21:37:00Z">
        <w:r>
          <w:rPr>
            <w:rStyle w:val="Hyperlink2"/>
          </w:rPr>
          <w:fldChar w:fldCharType="begin"/>
        </w:r>
        <w:r>
          <w:rPr>
            <w:rStyle w:val="Hyperlink2"/>
          </w:rPr>
          <w:instrText xml:space="preserve"> HYPERLINK "https://github.com/vitorpamplona/PLRModel" </w:instrText>
        </w:r>
        <w:r>
          <w:rPr>
            <w:rStyle w:val="Hyperlink2"/>
          </w:rPr>
          <w:fldChar w:fldCharType="separate"/>
        </w:r>
        <w:r w:rsidRPr="001B2662">
          <w:rPr>
            <w:rStyle w:val="Hyperlink"/>
          </w:rPr>
          <w:t>https://github.com/vitorpamplona/PLRModel</w:t>
        </w:r>
        <w:r>
          <w:rPr>
            <w:rStyle w:val="Hyperlink2"/>
          </w:rPr>
          <w:fldChar w:fldCharType="end"/>
        </w:r>
        <w:r>
          <w:rPr>
            <w:rStyle w:val="Hyperlink2"/>
          </w:rPr>
          <w:t xml:space="preserve"> </w:t>
        </w:r>
      </w:ins>
      <w:ins w:id="737" w:author="MenosG" w:date="2019-04-15T21:36:00Z">
        <w:r>
          <w:rPr>
            <w:rStyle w:val="Hyperlink2"/>
          </w:rPr>
          <w:t xml:space="preserve">into </w:t>
        </w:r>
      </w:ins>
      <w:ins w:id="738" w:author="MenosG" w:date="2019-04-15T21:37:00Z">
        <w:r>
          <w:rPr>
            <w:rStyle w:val="Hyperlink2"/>
          </w:rPr>
          <w:fldChar w:fldCharType="begin"/>
        </w:r>
        <w:r>
          <w:rPr>
            <w:rStyle w:val="Hyperlink2"/>
          </w:rPr>
          <w:instrText xml:space="preserve"> HYPERLINK "https://github.com/MenosGrandes/PLRModel" </w:instrText>
        </w:r>
        <w:r>
          <w:rPr>
            <w:rStyle w:val="Hyperlink2"/>
          </w:rPr>
          <w:fldChar w:fldCharType="separate"/>
        </w:r>
        <w:r w:rsidRPr="001B2662">
          <w:rPr>
            <w:rStyle w:val="Hyperlink"/>
          </w:rPr>
          <w:t>https://github.com/MenosGrandes/PLRModel</w:t>
        </w:r>
        <w:r>
          <w:rPr>
            <w:rStyle w:val="Hyperlink2"/>
          </w:rPr>
          <w:fldChar w:fldCharType="end"/>
        </w:r>
      </w:ins>
    </w:p>
    <w:p w14:paraId="23EC7D8C" w14:textId="25713EFA" w:rsidR="0008786F" w:rsidRDefault="0008786F" w:rsidP="000950B1">
      <w:pPr>
        <w:pStyle w:val="Heading1"/>
        <w:rPr>
          <w:lang w:val="en-GB"/>
        </w:rPr>
      </w:pPr>
      <w:r w:rsidRPr="005674B8">
        <w:rPr>
          <w:lang w:val="en-GB"/>
        </w:rPr>
        <w:t>References</w:t>
      </w:r>
    </w:p>
    <w:p w14:paraId="0489B2FF" w14:textId="77777777" w:rsidR="00C57101" w:rsidRPr="00C57101" w:rsidRDefault="00C57101" w:rsidP="00C57101">
      <w:pPr>
        <w:rPr>
          <w:lang w:val="en-GB"/>
        </w:rPr>
      </w:pPr>
    </w:p>
    <w:p w14:paraId="4299238C" w14:textId="10DEB26A" w:rsidR="0008786F" w:rsidRPr="00640281" w:rsidRDefault="005A0FA2" w:rsidP="005A0FA2">
      <w:pPr>
        <w:rPr>
          <w:rStyle w:val="Emphasis"/>
          <w:sz w:val="16"/>
          <w:szCs w:val="16"/>
          <w:lang w:val="en-US"/>
        </w:rPr>
      </w:pPr>
      <w:r w:rsidRPr="00640281">
        <w:rPr>
          <w:rStyle w:val="Emphasis"/>
          <w:sz w:val="16"/>
          <w:szCs w:val="16"/>
          <w:lang w:val="en-US"/>
        </w:rPr>
        <w:t>Saladin, K. (2015). Anatomy &amp; physiology. New York: McGraw-Hill.</w:t>
      </w:r>
    </w:p>
    <w:p w14:paraId="1666BC1E" w14:textId="77777777" w:rsidR="0093441E" w:rsidRPr="003F7DE8" w:rsidRDefault="005A0FA2" w:rsidP="0093441E">
      <w:pPr>
        <w:pStyle w:val="Style1"/>
        <w:rPr>
          <w:rStyle w:val="Emphasis"/>
        </w:rPr>
      </w:pPr>
      <w:r w:rsidRPr="003F7DE8">
        <w:rPr>
          <w:rStyle w:val="Emphasis"/>
        </w:rPr>
        <w:t xml:space="preserve">Hess, E. and </w:t>
      </w:r>
      <w:proofErr w:type="spellStart"/>
      <w:r w:rsidRPr="003F7DE8">
        <w:rPr>
          <w:rStyle w:val="Emphasis"/>
        </w:rPr>
        <w:t>Polt</w:t>
      </w:r>
      <w:proofErr w:type="spellEnd"/>
      <w:r w:rsidRPr="003F7DE8">
        <w:rPr>
          <w:rStyle w:val="Emphasis"/>
        </w:rPr>
        <w:t>, J. (1960). Pupil Size as Related to Interest Value of Visual Stimuli. Science, 132(3423), pp.349-350.</w:t>
      </w:r>
    </w:p>
    <w:p w14:paraId="4265661B" w14:textId="0E3E630B" w:rsidR="005A0FA2" w:rsidRPr="003F7DE8" w:rsidRDefault="0093441E" w:rsidP="0093441E">
      <w:pPr>
        <w:pStyle w:val="Style1"/>
        <w:rPr>
          <w:rStyle w:val="Emphasis"/>
        </w:rPr>
      </w:pPr>
      <w:proofErr w:type="spellStart"/>
      <w:r w:rsidRPr="003F7DE8">
        <w:rPr>
          <w:rStyle w:val="Emphasis"/>
        </w:rPr>
        <w:t>Hämmerer</w:t>
      </w:r>
      <w:proofErr w:type="spellEnd"/>
      <w:r w:rsidRPr="003F7DE8">
        <w:rPr>
          <w:rStyle w:val="Emphasis"/>
        </w:rPr>
        <w:t xml:space="preserve">, D., Hopkins, A., Betts, M., </w:t>
      </w:r>
      <w:proofErr w:type="spellStart"/>
      <w:r w:rsidRPr="003F7DE8">
        <w:rPr>
          <w:rStyle w:val="Emphasis"/>
        </w:rPr>
        <w:t>Maaß</w:t>
      </w:r>
      <w:proofErr w:type="spellEnd"/>
      <w:r w:rsidRPr="003F7DE8">
        <w:rPr>
          <w:rStyle w:val="Emphasis"/>
        </w:rPr>
        <w:t xml:space="preserve">, A., Dolan, R. and </w:t>
      </w:r>
      <w:proofErr w:type="spellStart"/>
      <w:r w:rsidRPr="003F7DE8">
        <w:rPr>
          <w:rStyle w:val="Emphasis"/>
        </w:rPr>
        <w:t>Düzel</w:t>
      </w:r>
      <w:proofErr w:type="spellEnd"/>
      <w:r w:rsidRPr="003F7DE8">
        <w:rPr>
          <w:rStyle w:val="Emphasis"/>
        </w:rPr>
        <w:t>, E. (2017). Emotional arousal and recognition memory are differentially reflected in pupil diameter responses during emotional memory for negative events in younger and older adults. Neurobiology of Aging, 58, pp.129-139.</w:t>
      </w:r>
    </w:p>
    <w:p w14:paraId="0A6A44B6" w14:textId="351349A1" w:rsidR="0093441E" w:rsidRPr="003F7DE8" w:rsidRDefault="00406D6A" w:rsidP="00406D6A">
      <w:pPr>
        <w:pStyle w:val="Style1"/>
        <w:rPr>
          <w:rStyle w:val="Emphasis"/>
        </w:rPr>
      </w:pPr>
      <w:r w:rsidRPr="003F7DE8">
        <w:rPr>
          <w:rStyle w:val="Emphasis"/>
        </w:rPr>
        <w:t xml:space="preserve">Bradley, M., </w:t>
      </w:r>
      <w:proofErr w:type="spellStart"/>
      <w:r w:rsidRPr="003F7DE8">
        <w:rPr>
          <w:rStyle w:val="Emphasis"/>
        </w:rPr>
        <w:t>Miccoli</w:t>
      </w:r>
      <w:proofErr w:type="spellEnd"/>
      <w:r w:rsidRPr="003F7DE8">
        <w:rPr>
          <w:rStyle w:val="Emphasis"/>
        </w:rPr>
        <w:t xml:space="preserve">, L., </w:t>
      </w:r>
      <w:proofErr w:type="spellStart"/>
      <w:r w:rsidRPr="003F7DE8">
        <w:rPr>
          <w:rStyle w:val="Emphasis"/>
        </w:rPr>
        <w:t>Escrig</w:t>
      </w:r>
      <w:proofErr w:type="spellEnd"/>
      <w:r w:rsidRPr="003F7DE8">
        <w:rPr>
          <w:rStyle w:val="Emphasis"/>
        </w:rPr>
        <w:t>, M. and Lang, P. (2008). The pupil as a measure of emotional arousal and autonomic activation. Psychophysiology, 45(4), pp.602-607.</w:t>
      </w:r>
    </w:p>
    <w:p w14:paraId="3FFC7C68" w14:textId="0611B8DE" w:rsidR="00406D6A" w:rsidRPr="003F7DE8" w:rsidRDefault="008A29EF" w:rsidP="00406D6A">
      <w:pPr>
        <w:pStyle w:val="Style1"/>
        <w:rPr>
          <w:rStyle w:val="Emphasis"/>
        </w:rPr>
      </w:pPr>
      <w:proofErr w:type="spellStart"/>
      <w:r w:rsidRPr="003F7DE8">
        <w:rPr>
          <w:rStyle w:val="Emphasis"/>
        </w:rPr>
        <w:t>Querino</w:t>
      </w:r>
      <w:proofErr w:type="spellEnd"/>
      <w:r w:rsidRPr="003F7DE8">
        <w:rPr>
          <w:rStyle w:val="Emphasis"/>
        </w:rPr>
        <w:t xml:space="preserve">, E., dos Santos, L., </w:t>
      </w:r>
      <w:proofErr w:type="spellStart"/>
      <w:r w:rsidRPr="003F7DE8">
        <w:rPr>
          <w:rStyle w:val="Emphasis"/>
        </w:rPr>
        <w:t>Ginani</w:t>
      </w:r>
      <w:proofErr w:type="spellEnd"/>
      <w:r w:rsidRPr="003F7DE8">
        <w:rPr>
          <w:rStyle w:val="Emphasis"/>
        </w:rPr>
        <w:t xml:space="preserve">, G., </w:t>
      </w:r>
      <w:proofErr w:type="spellStart"/>
      <w:r w:rsidRPr="003F7DE8">
        <w:rPr>
          <w:rStyle w:val="Emphasis"/>
        </w:rPr>
        <w:t>Nicolau</w:t>
      </w:r>
      <w:proofErr w:type="spellEnd"/>
      <w:r w:rsidRPr="003F7DE8">
        <w:rPr>
          <w:rStyle w:val="Emphasis"/>
        </w:rPr>
        <w:t>, E., Miranda, D., Romano-Silva, M. and Malloy-</w:t>
      </w:r>
      <w:proofErr w:type="spellStart"/>
      <w:r w:rsidRPr="003F7DE8">
        <w:rPr>
          <w:rStyle w:val="Emphasis"/>
        </w:rPr>
        <w:t>Diniz</w:t>
      </w:r>
      <w:proofErr w:type="spellEnd"/>
      <w:r w:rsidRPr="003F7DE8">
        <w:rPr>
          <w:rStyle w:val="Emphasis"/>
        </w:rPr>
        <w:t>, L. (2015). Cognitive effort and pupil dilation in controlled and automatic processes. Translational Neuroscience, 6(1).</w:t>
      </w:r>
    </w:p>
    <w:p w14:paraId="70EDD78A" w14:textId="150C496B" w:rsidR="008A29EF" w:rsidRPr="003F7DE8" w:rsidRDefault="00F162D7" w:rsidP="00406D6A">
      <w:pPr>
        <w:pStyle w:val="Style1"/>
        <w:rPr>
          <w:rStyle w:val="Emphasis"/>
        </w:rPr>
      </w:pPr>
      <w:proofErr w:type="spellStart"/>
      <w:r w:rsidRPr="003F7DE8">
        <w:rPr>
          <w:rStyle w:val="Emphasis"/>
        </w:rPr>
        <w:t>Staniucha</w:t>
      </w:r>
      <w:proofErr w:type="spellEnd"/>
      <w:r w:rsidRPr="003F7DE8">
        <w:rPr>
          <w:rStyle w:val="Emphasis"/>
        </w:rPr>
        <w:t xml:space="preserve"> R, Wojciechowski A. (2016) Mouth features extraction for emotion classification</w:t>
      </w:r>
    </w:p>
    <w:p w14:paraId="754E54AF" w14:textId="48F120E9" w:rsidR="0093441E" w:rsidRPr="003F7DE8" w:rsidRDefault="006A4027" w:rsidP="00AC0417">
      <w:pPr>
        <w:tabs>
          <w:tab w:val="left" w:pos="284"/>
        </w:tabs>
        <w:ind w:left="283" w:hanging="283"/>
        <w:jc w:val="both"/>
        <w:rPr>
          <w:rStyle w:val="Emphasis"/>
          <w:sz w:val="16"/>
          <w:szCs w:val="16"/>
          <w:lang w:val="en-US"/>
        </w:rPr>
      </w:pPr>
      <w:r w:rsidRPr="003F7DE8">
        <w:rPr>
          <w:rStyle w:val="Emphasis"/>
          <w:sz w:val="16"/>
          <w:szCs w:val="16"/>
          <w:lang w:val="en-US"/>
        </w:rPr>
        <w:t>Wyatt, H. (1995). The form of the human pupil. Vision Research, 35(14), pp.2021-2036.</w:t>
      </w:r>
    </w:p>
    <w:p w14:paraId="65C328B2" w14:textId="5B1A7753" w:rsidR="0093441E" w:rsidRPr="00640281" w:rsidRDefault="00D73F75" w:rsidP="00AC0417">
      <w:pPr>
        <w:tabs>
          <w:tab w:val="left" w:pos="284"/>
        </w:tabs>
        <w:ind w:left="283" w:hanging="283"/>
        <w:jc w:val="both"/>
        <w:rPr>
          <w:rStyle w:val="Emphasis"/>
          <w:sz w:val="16"/>
          <w:szCs w:val="16"/>
          <w:lang w:val="en-US"/>
        </w:rPr>
      </w:pPr>
      <w:r w:rsidRPr="003F7DE8">
        <w:rPr>
          <w:rStyle w:val="Emphasis"/>
          <w:sz w:val="16"/>
          <w:szCs w:val="16"/>
          <w:lang w:val="en-US"/>
        </w:rPr>
        <w:t>Ellis, C. (1981). The pupillary light reflex in normal subjects. British Journal of Ophthalmology, 65(11), pp.754-759.</w:t>
      </w:r>
    </w:p>
    <w:p w14:paraId="21609D58" w14:textId="60E07D10" w:rsidR="00D73F75" w:rsidRPr="00640281" w:rsidRDefault="00336966" w:rsidP="00AC0417">
      <w:pPr>
        <w:tabs>
          <w:tab w:val="left" w:pos="284"/>
        </w:tabs>
        <w:ind w:left="283" w:hanging="283"/>
        <w:jc w:val="both"/>
        <w:rPr>
          <w:rStyle w:val="Emphasis"/>
          <w:sz w:val="16"/>
          <w:szCs w:val="16"/>
          <w:lang w:val="en-US"/>
        </w:rPr>
      </w:pPr>
      <w:r w:rsidRPr="003F7DE8">
        <w:rPr>
          <w:rStyle w:val="Emphasis"/>
          <w:sz w:val="16"/>
          <w:szCs w:val="16"/>
          <w:lang w:val="en-US"/>
        </w:rPr>
        <w:t>Walker, H., Hall, W. and Hurst, J. (1990). Clinical methods. Boston: Butterworths.</w:t>
      </w:r>
    </w:p>
    <w:p w14:paraId="1F2AAC1A" w14:textId="30E4594E" w:rsidR="00336966" w:rsidRPr="00640281" w:rsidRDefault="00336966" w:rsidP="0002090E">
      <w:pPr>
        <w:tabs>
          <w:tab w:val="left" w:pos="0"/>
        </w:tabs>
        <w:jc w:val="both"/>
        <w:rPr>
          <w:rStyle w:val="Emphasis"/>
          <w:sz w:val="16"/>
          <w:szCs w:val="16"/>
          <w:lang w:val="en-US"/>
        </w:rPr>
      </w:pPr>
      <w:r w:rsidRPr="003F7DE8">
        <w:rPr>
          <w:rStyle w:val="Emphasis"/>
          <w:sz w:val="16"/>
          <w:szCs w:val="16"/>
          <w:lang w:val="en-US"/>
        </w:rPr>
        <w:t xml:space="preserve">Pamplona, V., Oliveira, M. and </w:t>
      </w:r>
      <w:proofErr w:type="spellStart"/>
      <w:r w:rsidRPr="003F7DE8">
        <w:rPr>
          <w:rStyle w:val="Emphasis"/>
          <w:sz w:val="16"/>
          <w:szCs w:val="16"/>
          <w:lang w:val="en-US"/>
        </w:rPr>
        <w:t>Baranoski</w:t>
      </w:r>
      <w:proofErr w:type="spellEnd"/>
      <w:r w:rsidRPr="003F7DE8">
        <w:rPr>
          <w:rStyle w:val="Emphasis"/>
          <w:sz w:val="16"/>
          <w:szCs w:val="16"/>
          <w:lang w:val="en-US"/>
        </w:rPr>
        <w:t xml:space="preserve">, G. (2009). Photorealistic models for pupil light reflex and </w:t>
      </w:r>
      <w:proofErr w:type="spellStart"/>
      <w:r w:rsidRPr="003F7DE8">
        <w:rPr>
          <w:rStyle w:val="Emphasis"/>
          <w:sz w:val="16"/>
          <w:szCs w:val="16"/>
          <w:lang w:val="en-US"/>
        </w:rPr>
        <w:t>iridal</w:t>
      </w:r>
      <w:proofErr w:type="spellEnd"/>
      <w:r w:rsidRPr="003F7DE8">
        <w:rPr>
          <w:rStyle w:val="Emphasis"/>
          <w:sz w:val="16"/>
          <w:szCs w:val="16"/>
          <w:lang w:val="en-US"/>
        </w:rPr>
        <w:t xml:space="preserve"> pattern deformation. ACM</w:t>
      </w:r>
      <w:r w:rsidR="0002090E" w:rsidRPr="00640281">
        <w:rPr>
          <w:rStyle w:val="Emphasis"/>
          <w:sz w:val="16"/>
          <w:szCs w:val="16"/>
          <w:lang w:val="en-US"/>
        </w:rPr>
        <w:t xml:space="preserve"> </w:t>
      </w:r>
      <w:r w:rsidRPr="003F7DE8">
        <w:rPr>
          <w:rStyle w:val="Emphasis"/>
          <w:sz w:val="16"/>
          <w:szCs w:val="16"/>
          <w:lang w:val="en-US"/>
        </w:rPr>
        <w:t>Transactions on Graphics, 28(4), pp.1-12.</w:t>
      </w:r>
    </w:p>
    <w:p w14:paraId="351649F7" w14:textId="1804E7C4" w:rsidR="00336966" w:rsidRPr="00640281" w:rsidRDefault="000D598A" w:rsidP="00AC0417">
      <w:pPr>
        <w:tabs>
          <w:tab w:val="left" w:pos="284"/>
        </w:tabs>
        <w:ind w:left="283" w:hanging="283"/>
        <w:jc w:val="both"/>
        <w:rPr>
          <w:rStyle w:val="Emphasis"/>
          <w:sz w:val="16"/>
          <w:szCs w:val="16"/>
          <w:lang w:val="en-US"/>
        </w:rPr>
      </w:pPr>
      <w:r w:rsidRPr="003F7DE8">
        <w:rPr>
          <w:rStyle w:val="Emphasis"/>
          <w:sz w:val="16"/>
          <w:szCs w:val="16"/>
          <w:lang w:val="en-US"/>
        </w:rPr>
        <w:t>Holladay, L. (1926). The Fundamentals of Glare and Visibility. Journal of the Optical Society of America, 12(4), p.271.</w:t>
      </w:r>
    </w:p>
    <w:p w14:paraId="5D3229ED" w14:textId="7CE8C6DA" w:rsidR="00553DF3" w:rsidRPr="00640281" w:rsidRDefault="00774ED9" w:rsidP="0002090E">
      <w:pPr>
        <w:tabs>
          <w:tab w:val="left" w:pos="0"/>
        </w:tabs>
        <w:jc w:val="both"/>
        <w:rPr>
          <w:rStyle w:val="Emphasis"/>
          <w:sz w:val="16"/>
          <w:szCs w:val="16"/>
          <w:lang w:val="en-US"/>
        </w:rPr>
      </w:pPr>
      <w:r w:rsidRPr="003F7DE8">
        <w:rPr>
          <w:rStyle w:val="Emphasis"/>
          <w:sz w:val="16"/>
          <w:szCs w:val="16"/>
          <w:lang w:val="en-US"/>
        </w:rPr>
        <w:t>Crawford, B. (1936). The Dependence of Pupil Size upon External Light Stimulus under Static and Variable Conditions. Proceedings of the Royal Society B: Biological Sciences, 121(823), pp.376-395.</w:t>
      </w:r>
    </w:p>
    <w:p w14:paraId="75C1BCA6" w14:textId="107F69CE" w:rsidR="00553DF3" w:rsidRPr="00640281" w:rsidRDefault="00553DF3" w:rsidP="0002090E">
      <w:pPr>
        <w:tabs>
          <w:tab w:val="left" w:pos="0"/>
        </w:tabs>
        <w:jc w:val="both"/>
        <w:rPr>
          <w:rStyle w:val="Emphasis"/>
          <w:sz w:val="16"/>
          <w:szCs w:val="16"/>
          <w:lang w:val="en-US"/>
        </w:rPr>
      </w:pPr>
      <w:r w:rsidRPr="003F7DE8">
        <w:rPr>
          <w:rStyle w:val="Emphasis"/>
          <w:sz w:val="16"/>
          <w:szCs w:val="16"/>
          <w:lang w:val="en-US"/>
        </w:rPr>
        <w:t>Stanley, P. and Davies, A. (1995). The effect of field of view size on steady-state pupil diameter. Ophthalmic and Physiological Optics, 15(6), pp.601-603.</w:t>
      </w:r>
    </w:p>
    <w:p w14:paraId="030AADCD" w14:textId="6BE23D96" w:rsidR="003E2FDE" w:rsidRPr="00640281" w:rsidRDefault="003E2FDE" w:rsidP="00AC0417">
      <w:pPr>
        <w:tabs>
          <w:tab w:val="left" w:pos="284"/>
        </w:tabs>
        <w:ind w:left="283" w:hanging="283"/>
        <w:jc w:val="both"/>
        <w:rPr>
          <w:rStyle w:val="Emphasis"/>
          <w:sz w:val="16"/>
          <w:szCs w:val="16"/>
          <w:lang w:val="en-US"/>
        </w:rPr>
      </w:pPr>
      <w:proofErr w:type="spellStart"/>
      <w:r w:rsidRPr="003F7DE8">
        <w:rPr>
          <w:rStyle w:val="Emphasis"/>
          <w:sz w:val="16"/>
          <w:szCs w:val="16"/>
          <w:lang w:val="en-US"/>
        </w:rPr>
        <w:t>Walraven</w:t>
      </w:r>
      <w:proofErr w:type="spellEnd"/>
      <w:r w:rsidRPr="003F7DE8">
        <w:rPr>
          <w:rStyle w:val="Emphasis"/>
          <w:sz w:val="16"/>
          <w:szCs w:val="16"/>
          <w:lang w:val="en-US"/>
        </w:rPr>
        <w:t>, P. (2009). The virtual pupil. Journal of Modern Optics, 56(20), pp.2251-2253.</w:t>
      </w:r>
    </w:p>
    <w:p w14:paraId="61619455" w14:textId="0CF36176" w:rsidR="003E2FDE" w:rsidRPr="00640281" w:rsidRDefault="003E2FDE" w:rsidP="00AC0417">
      <w:pPr>
        <w:tabs>
          <w:tab w:val="left" w:pos="284"/>
        </w:tabs>
        <w:ind w:left="283" w:hanging="283"/>
        <w:jc w:val="both"/>
        <w:rPr>
          <w:rStyle w:val="Emphasis"/>
          <w:sz w:val="16"/>
          <w:szCs w:val="16"/>
          <w:lang w:val="en-US"/>
        </w:rPr>
      </w:pPr>
      <w:r w:rsidRPr="003F7DE8">
        <w:rPr>
          <w:rStyle w:val="Emphasis"/>
          <w:sz w:val="16"/>
          <w:szCs w:val="16"/>
          <w:lang w:val="en-US"/>
        </w:rPr>
        <w:t xml:space="preserve">Watson, A. and </w:t>
      </w:r>
      <w:proofErr w:type="spellStart"/>
      <w:r w:rsidRPr="003F7DE8">
        <w:rPr>
          <w:rStyle w:val="Emphasis"/>
          <w:sz w:val="16"/>
          <w:szCs w:val="16"/>
          <w:lang w:val="en-US"/>
        </w:rPr>
        <w:t>Yellott</w:t>
      </w:r>
      <w:proofErr w:type="spellEnd"/>
      <w:r w:rsidRPr="003F7DE8">
        <w:rPr>
          <w:rStyle w:val="Emphasis"/>
          <w:sz w:val="16"/>
          <w:szCs w:val="16"/>
          <w:lang w:val="en-US"/>
        </w:rPr>
        <w:t>, J. (2012). A unified formula for light-adapted pupil size. Journal of Vision, 12(10), pp.12-12.</w:t>
      </w:r>
    </w:p>
    <w:p w14:paraId="12BD7E43" w14:textId="7067BD73" w:rsidR="00990A83" w:rsidRPr="00640281" w:rsidRDefault="00990A83" w:rsidP="0002090E">
      <w:pPr>
        <w:tabs>
          <w:tab w:val="left" w:pos="0"/>
        </w:tabs>
        <w:jc w:val="both"/>
        <w:rPr>
          <w:rStyle w:val="Emphasis"/>
          <w:sz w:val="16"/>
          <w:szCs w:val="16"/>
          <w:lang w:val="en-US"/>
        </w:rPr>
      </w:pPr>
      <w:proofErr w:type="spellStart"/>
      <w:r w:rsidRPr="00640281">
        <w:rPr>
          <w:rStyle w:val="Emphasis"/>
          <w:sz w:val="16"/>
          <w:szCs w:val="16"/>
          <w:lang w:val="en-US"/>
        </w:rPr>
        <w:t>Raiturkar</w:t>
      </w:r>
      <w:proofErr w:type="spellEnd"/>
      <w:r w:rsidR="003A2B08" w:rsidRPr="00640281">
        <w:rPr>
          <w:rStyle w:val="Emphasis"/>
          <w:sz w:val="16"/>
          <w:szCs w:val="16"/>
          <w:lang w:val="en-US"/>
        </w:rPr>
        <w:t xml:space="preserve"> P</w:t>
      </w:r>
      <w:r w:rsidRPr="00640281">
        <w:rPr>
          <w:rStyle w:val="Emphasis"/>
          <w:sz w:val="16"/>
          <w:szCs w:val="16"/>
          <w:lang w:val="en-US"/>
        </w:rPr>
        <w:t xml:space="preserve">, </w:t>
      </w:r>
      <w:proofErr w:type="spellStart"/>
      <w:r w:rsidR="003A2B08" w:rsidRPr="00640281">
        <w:rPr>
          <w:rStyle w:val="Emphasis"/>
          <w:sz w:val="16"/>
          <w:szCs w:val="16"/>
          <w:lang w:val="en-US"/>
        </w:rPr>
        <w:t>Kleinsmith</w:t>
      </w:r>
      <w:proofErr w:type="spellEnd"/>
      <w:r w:rsidR="003A2B08" w:rsidRPr="00640281">
        <w:rPr>
          <w:rStyle w:val="Emphasis"/>
          <w:sz w:val="16"/>
          <w:szCs w:val="16"/>
          <w:lang w:val="en-US"/>
        </w:rPr>
        <w:t xml:space="preserve">  </w:t>
      </w:r>
      <w:r w:rsidRPr="00640281">
        <w:rPr>
          <w:rStyle w:val="Emphasis"/>
          <w:sz w:val="16"/>
          <w:szCs w:val="16"/>
          <w:lang w:val="en-US"/>
        </w:rPr>
        <w:t>A, Keil</w:t>
      </w:r>
      <w:r w:rsidR="003A2B08" w:rsidRPr="00640281">
        <w:rPr>
          <w:rStyle w:val="Emphasis"/>
          <w:sz w:val="16"/>
          <w:szCs w:val="16"/>
          <w:lang w:val="en-US"/>
        </w:rPr>
        <w:t xml:space="preserve"> A</w:t>
      </w:r>
      <w:r w:rsidRPr="00640281">
        <w:rPr>
          <w:rStyle w:val="Emphasis"/>
          <w:sz w:val="16"/>
          <w:szCs w:val="16"/>
          <w:lang w:val="en-US"/>
        </w:rPr>
        <w:t>, Banerjee</w:t>
      </w:r>
      <w:r w:rsidR="003A2B08" w:rsidRPr="00640281">
        <w:rPr>
          <w:rStyle w:val="Emphasis"/>
          <w:sz w:val="16"/>
          <w:szCs w:val="16"/>
          <w:lang w:val="en-US"/>
        </w:rPr>
        <w:t xml:space="preserve"> A</w:t>
      </w:r>
      <w:r w:rsidRPr="00640281">
        <w:rPr>
          <w:rStyle w:val="Emphasis"/>
          <w:sz w:val="16"/>
          <w:szCs w:val="16"/>
          <w:lang w:val="en-US"/>
        </w:rPr>
        <w:t>,</w:t>
      </w:r>
      <w:r w:rsidR="00F6590F" w:rsidRPr="00640281">
        <w:rPr>
          <w:rStyle w:val="Emphasis"/>
          <w:sz w:val="16"/>
          <w:szCs w:val="16"/>
          <w:lang w:val="en-US"/>
        </w:rPr>
        <w:t xml:space="preserve"> </w:t>
      </w:r>
      <w:r w:rsidRPr="00640281">
        <w:rPr>
          <w:rStyle w:val="Emphasis"/>
          <w:sz w:val="16"/>
          <w:szCs w:val="16"/>
          <w:lang w:val="en-US"/>
        </w:rPr>
        <w:t>and Jain</w:t>
      </w:r>
      <w:r w:rsidR="003A2B08" w:rsidRPr="00640281">
        <w:rPr>
          <w:rStyle w:val="Emphasis"/>
          <w:sz w:val="16"/>
          <w:szCs w:val="16"/>
          <w:lang w:val="en-US"/>
        </w:rPr>
        <w:t xml:space="preserve"> E</w:t>
      </w:r>
      <w:r w:rsidRPr="00640281">
        <w:rPr>
          <w:rStyle w:val="Emphasis"/>
          <w:sz w:val="16"/>
          <w:szCs w:val="16"/>
          <w:lang w:val="en-US"/>
        </w:rPr>
        <w:t xml:space="preserve">. </w:t>
      </w:r>
      <w:r w:rsidR="003A2B08" w:rsidRPr="00640281">
        <w:rPr>
          <w:rStyle w:val="Emphasis"/>
          <w:sz w:val="16"/>
          <w:szCs w:val="16"/>
          <w:lang w:val="en-US"/>
        </w:rPr>
        <w:t>(</w:t>
      </w:r>
      <w:r w:rsidRPr="00640281">
        <w:rPr>
          <w:rStyle w:val="Emphasis"/>
          <w:sz w:val="16"/>
          <w:szCs w:val="16"/>
          <w:lang w:val="en-US"/>
        </w:rPr>
        <w:t>2016</w:t>
      </w:r>
      <w:r w:rsidR="003A2B08" w:rsidRPr="00640281">
        <w:rPr>
          <w:rStyle w:val="Emphasis"/>
          <w:sz w:val="16"/>
          <w:szCs w:val="16"/>
          <w:lang w:val="en-US"/>
        </w:rPr>
        <w:t>)</w:t>
      </w:r>
      <w:r w:rsidRPr="00640281">
        <w:rPr>
          <w:rStyle w:val="Emphasis"/>
          <w:sz w:val="16"/>
          <w:szCs w:val="16"/>
          <w:lang w:val="en-US"/>
        </w:rPr>
        <w:t>. Decoupling light reflex from pupillary dilation to</w:t>
      </w:r>
      <w:r w:rsidR="00F6590F" w:rsidRPr="00640281">
        <w:rPr>
          <w:rStyle w:val="Emphasis"/>
          <w:sz w:val="16"/>
          <w:szCs w:val="16"/>
          <w:lang w:val="en-US"/>
        </w:rPr>
        <w:t xml:space="preserve"> </w:t>
      </w:r>
      <w:r w:rsidRPr="00640281">
        <w:rPr>
          <w:rStyle w:val="Emphasis"/>
          <w:sz w:val="16"/>
          <w:szCs w:val="16"/>
          <w:lang w:val="en-US"/>
        </w:rPr>
        <w:t>measure emotional arousal in videos</w:t>
      </w:r>
      <w:r w:rsidR="003A2B08" w:rsidRPr="00640281">
        <w:rPr>
          <w:rStyle w:val="Emphasis"/>
          <w:sz w:val="16"/>
          <w:szCs w:val="16"/>
          <w:lang w:val="en-US"/>
        </w:rPr>
        <w:t xml:space="preserve">. </w:t>
      </w:r>
      <w:r w:rsidRPr="00640281">
        <w:rPr>
          <w:rStyle w:val="Emphasis"/>
          <w:sz w:val="16"/>
          <w:szCs w:val="16"/>
          <w:lang w:val="en-US"/>
        </w:rPr>
        <w:t>SAP '16) ACM, New York, NY,</w:t>
      </w:r>
      <w:r w:rsidR="00F6590F" w:rsidRPr="00640281">
        <w:rPr>
          <w:rStyle w:val="Emphasis"/>
          <w:sz w:val="16"/>
          <w:szCs w:val="16"/>
          <w:lang w:val="en-US"/>
        </w:rPr>
        <w:t xml:space="preserve"> </w:t>
      </w:r>
      <w:r w:rsidRPr="00640281">
        <w:rPr>
          <w:rStyle w:val="Emphasis"/>
          <w:sz w:val="16"/>
          <w:szCs w:val="16"/>
          <w:lang w:val="en-US"/>
        </w:rPr>
        <w:t>USA, 89-96.</w:t>
      </w:r>
    </w:p>
    <w:p w14:paraId="4342FC98" w14:textId="7FB8DAF9" w:rsidR="00E53A1C" w:rsidRPr="003D0CBE" w:rsidRDefault="00EF3254" w:rsidP="00AC0417">
      <w:pPr>
        <w:tabs>
          <w:tab w:val="left" w:pos="284"/>
        </w:tabs>
        <w:ind w:left="283" w:hanging="283"/>
        <w:jc w:val="both"/>
        <w:rPr>
          <w:rStyle w:val="Emphasis"/>
          <w:sz w:val="16"/>
          <w:szCs w:val="16"/>
          <w:lang w:val="en-US"/>
        </w:rPr>
      </w:pPr>
      <w:proofErr w:type="spellStart"/>
      <w:r w:rsidRPr="003F7DE8">
        <w:rPr>
          <w:rStyle w:val="Emphasis"/>
          <w:sz w:val="16"/>
          <w:szCs w:val="16"/>
          <w:lang w:val="en-GB"/>
        </w:rPr>
        <w:t>Ebitz</w:t>
      </w:r>
      <w:proofErr w:type="spellEnd"/>
      <w:r w:rsidRPr="003F7DE8">
        <w:rPr>
          <w:rStyle w:val="Emphasis"/>
          <w:sz w:val="16"/>
          <w:szCs w:val="16"/>
          <w:lang w:val="en-GB"/>
        </w:rPr>
        <w:t>, R., Pearson, J. and Platt, M. (2014). Pupil size and social vigilance in rhesus macaques. Frontiers in Neuroscience, 8.</w:t>
      </w:r>
    </w:p>
    <w:p w14:paraId="394877E0" w14:textId="37EDE5CD" w:rsidR="005A0FA2" w:rsidRPr="003F7DE8" w:rsidRDefault="00990A83" w:rsidP="0002090E">
      <w:pPr>
        <w:tabs>
          <w:tab w:val="left" w:pos="0"/>
        </w:tabs>
        <w:jc w:val="both"/>
        <w:rPr>
          <w:rStyle w:val="Emphasis"/>
          <w:sz w:val="16"/>
          <w:szCs w:val="16"/>
          <w:lang w:val="en-US"/>
        </w:rPr>
      </w:pPr>
      <w:proofErr w:type="spellStart"/>
      <w:r w:rsidRPr="003F7DE8">
        <w:rPr>
          <w:rStyle w:val="Emphasis"/>
          <w:sz w:val="16"/>
          <w:szCs w:val="16"/>
          <w:lang w:val="en-US"/>
        </w:rPr>
        <w:t>Garbaa</w:t>
      </w:r>
      <w:proofErr w:type="spellEnd"/>
      <w:r w:rsidR="00E53A1C" w:rsidRPr="003F7DE8">
        <w:rPr>
          <w:rStyle w:val="Emphasis"/>
          <w:sz w:val="16"/>
          <w:szCs w:val="16"/>
          <w:lang w:val="en-US"/>
        </w:rPr>
        <w:t xml:space="preserve"> H</w:t>
      </w:r>
      <w:r w:rsidRPr="003F7DE8">
        <w:rPr>
          <w:rStyle w:val="Emphasis"/>
          <w:sz w:val="16"/>
          <w:szCs w:val="16"/>
          <w:lang w:val="en-US"/>
        </w:rPr>
        <w:t xml:space="preserve">, </w:t>
      </w:r>
      <w:proofErr w:type="spellStart"/>
      <w:r w:rsidRPr="003F7DE8">
        <w:rPr>
          <w:rStyle w:val="Emphasis"/>
          <w:sz w:val="16"/>
          <w:szCs w:val="16"/>
          <w:lang w:val="en-US"/>
        </w:rPr>
        <w:t>Jackowska-Strumillo</w:t>
      </w:r>
      <w:proofErr w:type="spellEnd"/>
      <w:r w:rsidR="00E53A1C" w:rsidRPr="003F7DE8">
        <w:rPr>
          <w:rStyle w:val="Emphasis"/>
          <w:sz w:val="16"/>
          <w:szCs w:val="16"/>
          <w:lang w:val="en-US"/>
        </w:rPr>
        <w:t xml:space="preserve"> L.</w:t>
      </w:r>
      <w:r w:rsidRPr="003F7DE8">
        <w:rPr>
          <w:rStyle w:val="Emphasis"/>
          <w:sz w:val="16"/>
          <w:szCs w:val="16"/>
          <w:lang w:val="en-US"/>
        </w:rPr>
        <w:t xml:space="preserve">, </w:t>
      </w:r>
      <w:proofErr w:type="spellStart"/>
      <w:r w:rsidR="00E53A1C" w:rsidRPr="003F7DE8">
        <w:rPr>
          <w:rStyle w:val="Emphasis"/>
          <w:sz w:val="16"/>
          <w:szCs w:val="16"/>
          <w:lang w:val="en-US"/>
        </w:rPr>
        <w:t>Grudzien</w:t>
      </w:r>
      <w:proofErr w:type="spellEnd"/>
      <w:r w:rsidR="00E53A1C" w:rsidRPr="003F7DE8">
        <w:rPr>
          <w:rStyle w:val="Emphasis"/>
          <w:sz w:val="16"/>
          <w:szCs w:val="16"/>
          <w:lang w:val="en-US"/>
        </w:rPr>
        <w:t xml:space="preserve">  K</w:t>
      </w:r>
      <w:r w:rsidRPr="003F7DE8">
        <w:rPr>
          <w:rStyle w:val="Emphasis"/>
          <w:sz w:val="16"/>
          <w:szCs w:val="16"/>
          <w:lang w:val="en-US"/>
        </w:rPr>
        <w:t>,</w:t>
      </w:r>
      <w:r w:rsidR="00E53A1C" w:rsidRPr="003F7DE8">
        <w:rPr>
          <w:rStyle w:val="Emphasis"/>
          <w:sz w:val="16"/>
          <w:szCs w:val="16"/>
          <w:lang w:val="en-US"/>
        </w:rPr>
        <w:t xml:space="preserve"> Romanowski</w:t>
      </w:r>
      <w:r w:rsidRPr="003F7DE8">
        <w:rPr>
          <w:rStyle w:val="Emphasis"/>
          <w:sz w:val="16"/>
          <w:szCs w:val="16"/>
          <w:lang w:val="en-US"/>
        </w:rPr>
        <w:t xml:space="preserve"> </w:t>
      </w:r>
      <w:r w:rsidR="00E53A1C" w:rsidRPr="003F7DE8">
        <w:rPr>
          <w:rStyle w:val="Emphasis"/>
          <w:sz w:val="16"/>
          <w:szCs w:val="16"/>
          <w:lang w:val="en-US"/>
        </w:rPr>
        <w:t>A</w:t>
      </w:r>
      <w:r w:rsidRPr="003F7DE8">
        <w:rPr>
          <w:rStyle w:val="Emphasis"/>
          <w:sz w:val="16"/>
          <w:szCs w:val="16"/>
          <w:lang w:val="en-US"/>
        </w:rPr>
        <w:t>,</w:t>
      </w:r>
      <w:r w:rsidR="00E53A1C" w:rsidRPr="003F7DE8">
        <w:rPr>
          <w:rStyle w:val="Emphasis"/>
          <w:sz w:val="16"/>
          <w:szCs w:val="16"/>
          <w:lang w:val="en-US"/>
        </w:rPr>
        <w:t xml:space="preserve"> (2014)</w:t>
      </w:r>
      <w:r w:rsidRPr="003F7DE8">
        <w:rPr>
          <w:rStyle w:val="Emphasis"/>
          <w:sz w:val="16"/>
          <w:szCs w:val="16"/>
          <w:lang w:val="en-US"/>
        </w:rPr>
        <w:t xml:space="preserve"> Neural network approach to ECT inverse problem solving</w:t>
      </w:r>
      <w:r w:rsidR="005A0FA2" w:rsidRPr="003F7DE8">
        <w:rPr>
          <w:rStyle w:val="Emphasis"/>
          <w:sz w:val="16"/>
          <w:szCs w:val="16"/>
          <w:lang w:val="en-US"/>
        </w:rPr>
        <w:t xml:space="preserve"> </w:t>
      </w:r>
      <w:r w:rsidRPr="003F7DE8">
        <w:rPr>
          <w:rStyle w:val="Emphasis"/>
          <w:sz w:val="16"/>
          <w:szCs w:val="16"/>
          <w:lang w:val="en-US"/>
        </w:rPr>
        <w:t>for estimation of gravitational solids flow Computer Science and</w:t>
      </w:r>
      <w:r w:rsidR="005A0FA2" w:rsidRPr="003F7DE8">
        <w:rPr>
          <w:rStyle w:val="Emphasis"/>
          <w:sz w:val="16"/>
          <w:szCs w:val="16"/>
          <w:lang w:val="en-US"/>
        </w:rPr>
        <w:t xml:space="preserve"> </w:t>
      </w:r>
      <w:r w:rsidRPr="003F7DE8">
        <w:rPr>
          <w:rStyle w:val="Emphasis"/>
          <w:sz w:val="16"/>
          <w:szCs w:val="16"/>
          <w:lang w:val="en-US"/>
        </w:rPr>
        <w:t>Information Systems (</w:t>
      </w:r>
      <w:proofErr w:type="spellStart"/>
      <w:r w:rsidRPr="003F7DE8">
        <w:rPr>
          <w:rStyle w:val="Emphasis"/>
          <w:sz w:val="16"/>
          <w:szCs w:val="16"/>
          <w:lang w:val="en-US"/>
        </w:rPr>
        <w:t>FedCSIS</w:t>
      </w:r>
      <w:proofErr w:type="spellEnd"/>
      <w:r w:rsidRPr="003F7DE8">
        <w:rPr>
          <w:rStyle w:val="Emphasis"/>
          <w:sz w:val="16"/>
          <w:szCs w:val="16"/>
          <w:lang w:val="en-US"/>
        </w:rPr>
        <w:t>),</w:t>
      </w:r>
    </w:p>
    <w:p w14:paraId="696713C9" w14:textId="6AD03399" w:rsidR="00377F23" w:rsidRPr="00640281" w:rsidRDefault="00377F23" w:rsidP="00AC0417">
      <w:pPr>
        <w:tabs>
          <w:tab w:val="left" w:pos="284"/>
        </w:tabs>
        <w:ind w:left="283" w:hanging="283"/>
        <w:jc w:val="both"/>
        <w:rPr>
          <w:rStyle w:val="Emphasis"/>
          <w:sz w:val="16"/>
          <w:szCs w:val="16"/>
          <w:lang w:val="en-US"/>
        </w:rPr>
      </w:pPr>
      <w:proofErr w:type="spellStart"/>
      <w:r w:rsidRPr="003F7DE8">
        <w:rPr>
          <w:rStyle w:val="Emphasis"/>
          <w:sz w:val="16"/>
          <w:szCs w:val="16"/>
          <w:lang w:val="en-GB"/>
        </w:rPr>
        <w:t>Lipiński</w:t>
      </w:r>
      <w:proofErr w:type="spellEnd"/>
      <w:r w:rsidRPr="003F7DE8">
        <w:rPr>
          <w:rStyle w:val="Emphasis"/>
          <w:sz w:val="16"/>
          <w:szCs w:val="16"/>
          <w:lang w:val="en-GB"/>
        </w:rPr>
        <w:t>, P. (2011). Watermarking software in practical applications. Bulletin of the Polish Academy of Sciences: Technical Sciences, 59(1).</w:t>
      </w:r>
    </w:p>
    <w:p w14:paraId="68264C30" w14:textId="50E234E2" w:rsidR="00377F23" w:rsidRPr="00640281" w:rsidRDefault="0002090E" w:rsidP="00AC0417">
      <w:pPr>
        <w:tabs>
          <w:tab w:val="left" w:pos="284"/>
        </w:tabs>
        <w:ind w:left="283" w:hanging="283"/>
        <w:jc w:val="both"/>
        <w:rPr>
          <w:rStyle w:val="Emphasis"/>
          <w:sz w:val="16"/>
          <w:szCs w:val="16"/>
          <w:lang w:val="en-US"/>
        </w:rPr>
      </w:pPr>
      <w:r w:rsidRPr="003F7DE8">
        <w:rPr>
          <w:rStyle w:val="Emphasis"/>
          <w:sz w:val="16"/>
          <w:szCs w:val="16"/>
          <w:lang w:val="en-GB"/>
        </w:rPr>
        <w:t>Moon, P. and Spencer, D. (1944). The Transient Stiles-Crawford Effect. Journal of the Optical Society of America, 34(12), p.744.</w:t>
      </w:r>
    </w:p>
    <w:p w14:paraId="111393B4" w14:textId="12CD1D26" w:rsidR="0002090E" w:rsidRPr="00640281" w:rsidRDefault="003F4440" w:rsidP="003F7DE8">
      <w:pPr>
        <w:tabs>
          <w:tab w:val="left" w:pos="0"/>
        </w:tabs>
        <w:jc w:val="both"/>
        <w:rPr>
          <w:rStyle w:val="Emphasis"/>
          <w:sz w:val="16"/>
          <w:szCs w:val="16"/>
          <w:lang w:val="en-US"/>
        </w:rPr>
      </w:pPr>
      <w:r w:rsidRPr="003F7DE8">
        <w:rPr>
          <w:rStyle w:val="Emphasis"/>
          <w:sz w:val="16"/>
          <w:szCs w:val="16"/>
          <w:lang w:val="en-GB"/>
        </w:rPr>
        <w:t xml:space="preserve">de Groot, S. and </w:t>
      </w:r>
      <w:proofErr w:type="spellStart"/>
      <w:r w:rsidRPr="003F7DE8">
        <w:rPr>
          <w:rStyle w:val="Emphasis"/>
          <w:sz w:val="16"/>
          <w:szCs w:val="16"/>
          <w:lang w:val="en-GB"/>
        </w:rPr>
        <w:t>Gebhard</w:t>
      </w:r>
      <w:proofErr w:type="spellEnd"/>
      <w:r w:rsidRPr="003F7DE8">
        <w:rPr>
          <w:rStyle w:val="Emphasis"/>
          <w:sz w:val="16"/>
          <w:szCs w:val="16"/>
          <w:lang w:val="en-GB"/>
        </w:rPr>
        <w:t>, J. (1952). Pupil Size as Determined by Adapting Luminance*. Journal of the Optical Society of America, 42(7), p.492.</w:t>
      </w:r>
    </w:p>
    <w:p w14:paraId="63E86A1F" w14:textId="52FB0B84" w:rsidR="0002090E" w:rsidRPr="003F7DE8" w:rsidRDefault="000B1016" w:rsidP="00AC0417">
      <w:pPr>
        <w:tabs>
          <w:tab w:val="left" w:pos="284"/>
        </w:tabs>
        <w:ind w:left="283" w:hanging="283"/>
        <w:jc w:val="both"/>
        <w:rPr>
          <w:rStyle w:val="Emphasis"/>
          <w:sz w:val="16"/>
          <w:szCs w:val="16"/>
          <w:lang w:val="en-US"/>
        </w:rPr>
      </w:pPr>
      <w:proofErr w:type="spellStart"/>
      <w:r w:rsidRPr="003F7DE8">
        <w:rPr>
          <w:rStyle w:val="Emphasis"/>
          <w:sz w:val="16"/>
          <w:szCs w:val="16"/>
          <w:lang w:val="en-US"/>
        </w:rPr>
        <w:t>Barten</w:t>
      </w:r>
      <w:proofErr w:type="spellEnd"/>
      <w:r w:rsidRPr="003F7DE8">
        <w:rPr>
          <w:rStyle w:val="Emphasis"/>
          <w:sz w:val="16"/>
          <w:szCs w:val="16"/>
          <w:lang w:val="en-US"/>
        </w:rPr>
        <w:t>, P. (2000). Contrast Sensitivity of the Human Eye and Its Effects on Image Quality. Bellingham: SPIE.</w:t>
      </w:r>
    </w:p>
    <w:p w14:paraId="526C2C6C" w14:textId="62FB0AF3" w:rsidR="00656C2A" w:rsidRPr="00640281" w:rsidRDefault="00656C2A" w:rsidP="00AC0417">
      <w:pPr>
        <w:jc w:val="both"/>
        <w:rPr>
          <w:rStyle w:val="Emphasis"/>
          <w:sz w:val="16"/>
          <w:szCs w:val="16"/>
          <w:lang w:val="en-US"/>
        </w:rPr>
      </w:pPr>
      <w:r w:rsidRPr="003F7DE8">
        <w:rPr>
          <w:rStyle w:val="Emphasis"/>
          <w:sz w:val="16"/>
          <w:szCs w:val="16"/>
          <w:lang w:val="en-US"/>
        </w:rPr>
        <w:t xml:space="preserve">Blackie, C. and Howland, H. (1999). An extension of an accommodation and convergence model of </w:t>
      </w:r>
      <w:proofErr w:type="spellStart"/>
      <w:r w:rsidRPr="003F7DE8">
        <w:rPr>
          <w:rStyle w:val="Emphasis"/>
          <w:sz w:val="16"/>
          <w:szCs w:val="16"/>
          <w:lang w:val="en-US"/>
        </w:rPr>
        <w:t>emmetropization</w:t>
      </w:r>
      <w:proofErr w:type="spellEnd"/>
      <w:r w:rsidRPr="003F7DE8">
        <w:rPr>
          <w:rStyle w:val="Emphasis"/>
          <w:sz w:val="16"/>
          <w:szCs w:val="16"/>
          <w:lang w:val="en-US"/>
        </w:rPr>
        <w:t xml:space="preserve"> to include the effects of illumination intensity. Ophthalmic and Physiological Optics, 19(2), pp.112-125.</w:t>
      </w:r>
    </w:p>
    <w:p w14:paraId="7A5267E8" w14:textId="0F80BFD4" w:rsidR="00672069" w:rsidRPr="00640281" w:rsidRDefault="00672069" w:rsidP="00AC0417">
      <w:pPr>
        <w:jc w:val="both"/>
        <w:rPr>
          <w:rStyle w:val="Emphasis"/>
          <w:sz w:val="16"/>
          <w:szCs w:val="16"/>
          <w:lang w:val="en-US"/>
        </w:rPr>
      </w:pPr>
      <w:r w:rsidRPr="00640281">
        <w:rPr>
          <w:rStyle w:val="Emphasis"/>
          <w:sz w:val="16"/>
          <w:szCs w:val="16"/>
          <w:lang w:val="en-US"/>
        </w:rPr>
        <w:lastRenderedPageBreak/>
        <w:t>Winn, B., Whitaker, D., Elliott, D.B., &amp; Phillips, N. (1994). Factors affecting light-adapted pupil size in normal human subjects. Investigative ophthalmology &amp; visual science, 35 3, 1132-7.</w:t>
      </w:r>
    </w:p>
    <w:p w14:paraId="4704E763" w14:textId="4FD7B4D8" w:rsidR="009E5CB3" w:rsidRPr="00640281" w:rsidRDefault="009E5CB3" w:rsidP="009E5CB3">
      <w:pPr>
        <w:jc w:val="both"/>
        <w:rPr>
          <w:rStyle w:val="Emphasis"/>
          <w:sz w:val="16"/>
          <w:szCs w:val="16"/>
          <w:lang w:val="en-US"/>
        </w:rPr>
      </w:pPr>
      <w:proofErr w:type="spellStart"/>
      <w:r w:rsidRPr="00640281">
        <w:rPr>
          <w:rStyle w:val="Emphasis"/>
          <w:sz w:val="16"/>
          <w:szCs w:val="16"/>
          <w:lang w:val="en-US"/>
        </w:rPr>
        <w:t>Doesschate</w:t>
      </w:r>
      <w:proofErr w:type="spellEnd"/>
      <w:r w:rsidRPr="00640281">
        <w:rPr>
          <w:rStyle w:val="Emphasis"/>
          <w:sz w:val="16"/>
          <w:szCs w:val="16"/>
          <w:lang w:val="en-US"/>
        </w:rPr>
        <w:t xml:space="preserve">, J., &amp; </w:t>
      </w:r>
      <w:proofErr w:type="spellStart"/>
      <w:r w:rsidRPr="00640281">
        <w:rPr>
          <w:rStyle w:val="Emphasis"/>
          <w:sz w:val="16"/>
          <w:szCs w:val="16"/>
          <w:lang w:val="en-US"/>
        </w:rPr>
        <w:t>Alpern</w:t>
      </w:r>
      <w:proofErr w:type="spellEnd"/>
      <w:r w:rsidRPr="00640281">
        <w:rPr>
          <w:rStyle w:val="Emphasis"/>
          <w:sz w:val="16"/>
          <w:szCs w:val="16"/>
          <w:lang w:val="en-US"/>
        </w:rPr>
        <w:t>, M. (1967). Effect of photoexcitation of the two retinas on pupil size. Journal of Neurophysiology, 30(3), 562–576.</w:t>
      </w:r>
    </w:p>
    <w:p w14:paraId="71A672D5" w14:textId="76FF2EAD" w:rsidR="004676BB" w:rsidRPr="00640281" w:rsidRDefault="004676BB" w:rsidP="00E80BFD">
      <w:pPr>
        <w:jc w:val="both"/>
        <w:rPr>
          <w:rStyle w:val="Emphasis"/>
          <w:sz w:val="16"/>
          <w:szCs w:val="16"/>
          <w:lang w:val="en-US"/>
        </w:rPr>
      </w:pPr>
      <w:r w:rsidRPr="003F7DE8">
        <w:rPr>
          <w:rStyle w:val="Emphasis"/>
          <w:sz w:val="16"/>
          <w:szCs w:val="16"/>
          <w:lang w:val="en-US"/>
        </w:rPr>
        <w:t>Blanchard., J. (1918). The Brightness Sensibility of the Retina. Physical Review, 11(2), pp.81-99.</w:t>
      </w:r>
    </w:p>
    <w:p w14:paraId="36AE8DFF" w14:textId="70221EEC" w:rsidR="004676BB" w:rsidRPr="00640281" w:rsidRDefault="004676BB" w:rsidP="00E80BFD">
      <w:pPr>
        <w:jc w:val="both"/>
        <w:rPr>
          <w:rStyle w:val="Emphasis"/>
          <w:sz w:val="16"/>
          <w:szCs w:val="16"/>
          <w:lang w:val="en-US"/>
        </w:rPr>
      </w:pPr>
      <w:r w:rsidRPr="003F7DE8">
        <w:rPr>
          <w:rStyle w:val="Emphasis"/>
          <w:sz w:val="16"/>
          <w:szCs w:val="16"/>
          <w:lang w:val="en-US"/>
        </w:rPr>
        <w:t>Reeves, P. (1918). Rate of pupillary dilation and contraction. </w:t>
      </w:r>
      <w:r w:rsidRPr="00640281">
        <w:rPr>
          <w:rStyle w:val="Emphasis"/>
          <w:sz w:val="16"/>
          <w:szCs w:val="16"/>
          <w:lang w:val="en-US"/>
        </w:rPr>
        <w:t>Psychological Review, 25(4), pp.330-340.</w:t>
      </w:r>
    </w:p>
    <w:p w14:paraId="380340B9" w14:textId="7705E641" w:rsidR="005F18F6" w:rsidRPr="007E17C5" w:rsidRDefault="007E17C5" w:rsidP="00AC0417">
      <w:pPr>
        <w:jc w:val="both"/>
        <w:rPr>
          <w:rStyle w:val="Emphasis"/>
          <w:sz w:val="16"/>
          <w:szCs w:val="16"/>
          <w:lang w:val="en-US"/>
        </w:rPr>
      </w:pPr>
      <w:proofErr w:type="spellStart"/>
      <w:r w:rsidRPr="007E17C5">
        <w:rPr>
          <w:rStyle w:val="Emphasis"/>
          <w:sz w:val="16"/>
          <w:szCs w:val="16"/>
          <w:lang w:val="en-US"/>
        </w:rPr>
        <w:t>Kassner</w:t>
      </w:r>
      <w:proofErr w:type="spellEnd"/>
      <w:r>
        <w:rPr>
          <w:rStyle w:val="Emphasis"/>
          <w:sz w:val="16"/>
          <w:szCs w:val="16"/>
          <w:lang w:val="en-US"/>
        </w:rPr>
        <w:t xml:space="preserve"> </w:t>
      </w:r>
      <w:r w:rsidRPr="007E17C5">
        <w:rPr>
          <w:rStyle w:val="Emphasis"/>
          <w:sz w:val="16"/>
          <w:szCs w:val="16"/>
          <w:lang w:val="en-US"/>
        </w:rPr>
        <w:t>M</w:t>
      </w:r>
      <w:r>
        <w:rPr>
          <w:rStyle w:val="Emphasis"/>
          <w:sz w:val="16"/>
          <w:szCs w:val="16"/>
          <w:lang w:val="en-US"/>
        </w:rPr>
        <w:t xml:space="preserve">, </w:t>
      </w:r>
      <w:r w:rsidRPr="007E17C5">
        <w:rPr>
          <w:rStyle w:val="Emphasis"/>
          <w:sz w:val="16"/>
          <w:szCs w:val="16"/>
          <w:lang w:val="en-US"/>
        </w:rPr>
        <w:t>Patera W</w:t>
      </w:r>
      <w:r w:rsidR="007C534F">
        <w:rPr>
          <w:rStyle w:val="Emphasis"/>
          <w:sz w:val="16"/>
          <w:szCs w:val="16"/>
          <w:lang w:val="en-US"/>
        </w:rPr>
        <w:t xml:space="preserve">, </w:t>
      </w:r>
      <w:r w:rsidRPr="007E17C5">
        <w:rPr>
          <w:rStyle w:val="Emphasis"/>
          <w:sz w:val="16"/>
          <w:szCs w:val="16"/>
          <w:lang w:val="en-US"/>
        </w:rPr>
        <w:t xml:space="preserve">Bulling </w:t>
      </w:r>
      <w:r>
        <w:rPr>
          <w:rStyle w:val="Emphasis"/>
          <w:sz w:val="16"/>
          <w:szCs w:val="16"/>
          <w:lang w:val="en-US"/>
        </w:rPr>
        <w:t xml:space="preserve">A </w:t>
      </w:r>
      <w:r w:rsidRPr="007E17C5">
        <w:rPr>
          <w:rStyle w:val="Emphasis"/>
          <w:sz w:val="16"/>
          <w:szCs w:val="16"/>
          <w:lang w:val="en-US"/>
        </w:rPr>
        <w:t>(2014), Pupil: An Open Source Platform for Pervasive Eye Tracking and Mobile Gaze-based Interaction, Adjunct Proceedings of the 2014 ACM International Joint Conference on Pervasive and Ubiquitous Computing, 1151-1160</w:t>
      </w:r>
    </w:p>
    <w:p w14:paraId="47120C63" w14:textId="1A720BBB" w:rsidR="007D69FB" w:rsidRDefault="007D69FB" w:rsidP="00AC0417">
      <w:pPr>
        <w:jc w:val="both"/>
        <w:rPr>
          <w:rStyle w:val="Emphasis"/>
          <w:i w:val="0"/>
          <w:sz w:val="16"/>
          <w:szCs w:val="16"/>
          <w:lang w:val="en-US"/>
        </w:rPr>
      </w:pPr>
    </w:p>
    <w:p w14:paraId="2438CFA4" w14:textId="32827DBA" w:rsidR="007D69FB" w:rsidRDefault="007D69FB" w:rsidP="00AC0417">
      <w:pPr>
        <w:jc w:val="both"/>
        <w:rPr>
          <w:rStyle w:val="Emphasis"/>
          <w:i w:val="0"/>
          <w:sz w:val="16"/>
          <w:szCs w:val="16"/>
          <w:lang w:val="en-US"/>
        </w:rPr>
      </w:pPr>
    </w:p>
    <w:p w14:paraId="531E166C" w14:textId="444EFC82" w:rsidR="007D69FB" w:rsidRDefault="007D69FB" w:rsidP="00AC0417">
      <w:pPr>
        <w:jc w:val="both"/>
        <w:rPr>
          <w:rStyle w:val="Emphasis"/>
          <w:i w:val="0"/>
          <w:sz w:val="16"/>
          <w:szCs w:val="16"/>
          <w:lang w:val="en-US"/>
        </w:rPr>
      </w:pPr>
    </w:p>
    <w:p w14:paraId="2539E7D0" w14:textId="397ECF36" w:rsidR="007D69FB" w:rsidRDefault="007D69FB" w:rsidP="00AC0417">
      <w:pPr>
        <w:jc w:val="both"/>
        <w:rPr>
          <w:rStyle w:val="Emphasis"/>
          <w:i w:val="0"/>
          <w:sz w:val="16"/>
          <w:szCs w:val="16"/>
          <w:lang w:val="en-US"/>
        </w:rPr>
      </w:pPr>
    </w:p>
    <w:p w14:paraId="50E00A61" w14:textId="3DFB1B2E" w:rsidR="007D69FB" w:rsidRDefault="007D69FB" w:rsidP="00AC0417">
      <w:pPr>
        <w:jc w:val="both"/>
        <w:rPr>
          <w:rStyle w:val="Emphasis"/>
          <w:i w:val="0"/>
          <w:sz w:val="16"/>
          <w:szCs w:val="16"/>
          <w:lang w:val="en-US"/>
        </w:rPr>
      </w:pPr>
    </w:p>
    <w:p w14:paraId="654E9BC9" w14:textId="13BB5353" w:rsidR="007D69FB" w:rsidRDefault="007D69FB" w:rsidP="00AC0417">
      <w:pPr>
        <w:jc w:val="both"/>
        <w:rPr>
          <w:rStyle w:val="Emphasis"/>
          <w:i w:val="0"/>
          <w:sz w:val="16"/>
          <w:szCs w:val="16"/>
          <w:lang w:val="en-US"/>
        </w:rPr>
      </w:pPr>
    </w:p>
    <w:p w14:paraId="147860CF" w14:textId="6926ADE1" w:rsidR="007D69FB" w:rsidRDefault="007D69FB" w:rsidP="00AC0417">
      <w:pPr>
        <w:jc w:val="both"/>
        <w:rPr>
          <w:rStyle w:val="Emphasis"/>
          <w:i w:val="0"/>
          <w:sz w:val="16"/>
          <w:szCs w:val="16"/>
          <w:lang w:val="en-US"/>
        </w:rPr>
      </w:pPr>
    </w:p>
    <w:p w14:paraId="0BE971EC" w14:textId="15C434C4" w:rsidR="007D69FB" w:rsidRDefault="007D69FB" w:rsidP="00AC0417">
      <w:pPr>
        <w:jc w:val="both"/>
        <w:rPr>
          <w:rStyle w:val="Emphasis"/>
          <w:i w:val="0"/>
          <w:sz w:val="16"/>
          <w:szCs w:val="16"/>
          <w:lang w:val="en-US"/>
        </w:rPr>
      </w:pPr>
    </w:p>
    <w:p w14:paraId="2329085D" w14:textId="7832A45C" w:rsidR="007D69FB" w:rsidRDefault="007D69FB" w:rsidP="00AC0417">
      <w:pPr>
        <w:jc w:val="both"/>
        <w:rPr>
          <w:rStyle w:val="Emphasis"/>
          <w:i w:val="0"/>
          <w:sz w:val="16"/>
          <w:szCs w:val="16"/>
          <w:lang w:val="en-US"/>
        </w:rPr>
      </w:pPr>
    </w:p>
    <w:p w14:paraId="49D84FB0" w14:textId="0A75ECEE" w:rsidR="007D69FB" w:rsidRDefault="007D69FB" w:rsidP="00AC0417">
      <w:pPr>
        <w:jc w:val="both"/>
        <w:rPr>
          <w:rStyle w:val="Emphasis"/>
          <w:i w:val="0"/>
          <w:sz w:val="16"/>
          <w:szCs w:val="16"/>
          <w:lang w:val="en-US"/>
        </w:rPr>
      </w:pPr>
    </w:p>
    <w:p w14:paraId="690F1FB4" w14:textId="044033E8" w:rsidR="007D69FB" w:rsidRDefault="007D69FB" w:rsidP="00AC0417">
      <w:pPr>
        <w:jc w:val="both"/>
        <w:rPr>
          <w:rStyle w:val="Emphasis"/>
          <w:i w:val="0"/>
          <w:sz w:val="16"/>
          <w:szCs w:val="16"/>
          <w:lang w:val="en-US"/>
        </w:rPr>
      </w:pPr>
    </w:p>
    <w:p w14:paraId="2E13F3E5" w14:textId="4E805CE6" w:rsidR="007D69FB" w:rsidRDefault="007D69FB" w:rsidP="00AC0417">
      <w:pPr>
        <w:jc w:val="both"/>
        <w:rPr>
          <w:rStyle w:val="Emphasis"/>
          <w:i w:val="0"/>
          <w:sz w:val="16"/>
          <w:szCs w:val="16"/>
          <w:lang w:val="en-US"/>
        </w:rPr>
      </w:pPr>
    </w:p>
    <w:p w14:paraId="2D78D30D" w14:textId="0F4557FE" w:rsidR="007D69FB" w:rsidRDefault="007D69FB" w:rsidP="00AC0417">
      <w:pPr>
        <w:jc w:val="both"/>
        <w:rPr>
          <w:rStyle w:val="Emphasis"/>
          <w:i w:val="0"/>
          <w:sz w:val="16"/>
          <w:szCs w:val="16"/>
          <w:lang w:val="en-US"/>
        </w:rPr>
      </w:pPr>
    </w:p>
    <w:p w14:paraId="724D5C93" w14:textId="1CE5612D" w:rsidR="007D69FB" w:rsidRDefault="007D69FB" w:rsidP="00AC0417">
      <w:pPr>
        <w:jc w:val="both"/>
        <w:rPr>
          <w:rStyle w:val="Emphasis"/>
          <w:i w:val="0"/>
          <w:sz w:val="16"/>
          <w:szCs w:val="16"/>
          <w:lang w:val="en-US"/>
        </w:rPr>
      </w:pPr>
    </w:p>
    <w:p w14:paraId="26CDB2DF" w14:textId="3C53DF57" w:rsidR="007D69FB" w:rsidRDefault="007D69FB" w:rsidP="00AC0417">
      <w:pPr>
        <w:jc w:val="both"/>
        <w:rPr>
          <w:rStyle w:val="Emphasis"/>
          <w:i w:val="0"/>
          <w:sz w:val="16"/>
          <w:szCs w:val="16"/>
          <w:lang w:val="en-US"/>
        </w:rPr>
      </w:pPr>
    </w:p>
    <w:p w14:paraId="78ABEDA2" w14:textId="76C868AB" w:rsidR="007D69FB" w:rsidRDefault="007D69FB" w:rsidP="00AC0417">
      <w:pPr>
        <w:jc w:val="both"/>
        <w:rPr>
          <w:rStyle w:val="Emphasis"/>
          <w:i w:val="0"/>
          <w:sz w:val="16"/>
          <w:szCs w:val="16"/>
          <w:lang w:val="en-US"/>
        </w:rPr>
      </w:pPr>
    </w:p>
    <w:p w14:paraId="01645C0A" w14:textId="022B9F1D" w:rsidR="007D69FB" w:rsidRDefault="007D69FB" w:rsidP="00AC0417">
      <w:pPr>
        <w:jc w:val="both"/>
        <w:rPr>
          <w:rStyle w:val="Emphasis"/>
          <w:i w:val="0"/>
          <w:sz w:val="16"/>
          <w:szCs w:val="16"/>
          <w:lang w:val="en-US"/>
        </w:rPr>
      </w:pPr>
    </w:p>
    <w:p w14:paraId="5E83C6D8" w14:textId="0070315D" w:rsidR="007D69FB" w:rsidRDefault="007D69FB" w:rsidP="00AC0417">
      <w:pPr>
        <w:jc w:val="both"/>
        <w:rPr>
          <w:rStyle w:val="Emphasis"/>
          <w:i w:val="0"/>
          <w:sz w:val="16"/>
          <w:szCs w:val="16"/>
          <w:lang w:val="en-US"/>
        </w:rPr>
      </w:pPr>
    </w:p>
    <w:p w14:paraId="6B225C54" w14:textId="203CEE6A" w:rsidR="007D69FB" w:rsidRDefault="007D69FB" w:rsidP="00AC0417">
      <w:pPr>
        <w:jc w:val="both"/>
        <w:rPr>
          <w:rStyle w:val="Emphasis"/>
          <w:i w:val="0"/>
          <w:sz w:val="16"/>
          <w:szCs w:val="16"/>
          <w:lang w:val="en-US"/>
        </w:rPr>
      </w:pPr>
    </w:p>
    <w:p w14:paraId="5C932D1A" w14:textId="15361B0F" w:rsidR="007D69FB" w:rsidRDefault="007D69FB" w:rsidP="00AC0417">
      <w:pPr>
        <w:jc w:val="both"/>
        <w:rPr>
          <w:rStyle w:val="Emphasis"/>
          <w:i w:val="0"/>
          <w:sz w:val="16"/>
          <w:szCs w:val="16"/>
          <w:lang w:val="en-US"/>
        </w:rPr>
      </w:pPr>
    </w:p>
    <w:p w14:paraId="57B8D568" w14:textId="68DFD125" w:rsidR="007D69FB" w:rsidRDefault="007D69FB" w:rsidP="00AC0417">
      <w:pPr>
        <w:jc w:val="both"/>
        <w:rPr>
          <w:rStyle w:val="Emphasis"/>
          <w:i w:val="0"/>
          <w:sz w:val="16"/>
          <w:szCs w:val="16"/>
          <w:lang w:val="en-US"/>
        </w:rPr>
      </w:pPr>
    </w:p>
    <w:p w14:paraId="6D675487" w14:textId="3022A1F3" w:rsidR="007D69FB" w:rsidRDefault="007D69FB" w:rsidP="00AC0417">
      <w:pPr>
        <w:jc w:val="both"/>
        <w:rPr>
          <w:rStyle w:val="Emphasis"/>
          <w:i w:val="0"/>
          <w:sz w:val="16"/>
          <w:szCs w:val="16"/>
          <w:lang w:val="en-US"/>
        </w:rPr>
      </w:pPr>
    </w:p>
    <w:p w14:paraId="3BABB820" w14:textId="45C37D17" w:rsidR="007D69FB" w:rsidRDefault="007D69FB" w:rsidP="00AC0417">
      <w:pPr>
        <w:jc w:val="both"/>
        <w:rPr>
          <w:rStyle w:val="Emphasis"/>
          <w:i w:val="0"/>
          <w:sz w:val="16"/>
          <w:szCs w:val="16"/>
          <w:lang w:val="en-US"/>
        </w:rPr>
      </w:pPr>
    </w:p>
    <w:p w14:paraId="77A2B08C" w14:textId="375BD8DB" w:rsidR="007D69FB" w:rsidRDefault="007D69FB" w:rsidP="00AC0417">
      <w:pPr>
        <w:jc w:val="both"/>
        <w:rPr>
          <w:rStyle w:val="Emphasis"/>
          <w:i w:val="0"/>
          <w:sz w:val="16"/>
          <w:szCs w:val="16"/>
          <w:lang w:val="en-US"/>
        </w:rPr>
      </w:pPr>
    </w:p>
    <w:p w14:paraId="599B15E9" w14:textId="2DA46902" w:rsidR="007D69FB" w:rsidRDefault="007D69FB" w:rsidP="00AC0417">
      <w:pPr>
        <w:jc w:val="both"/>
        <w:rPr>
          <w:rStyle w:val="Emphasis"/>
          <w:i w:val="0"/>
          <w:sz w:val="16"/>
          <w:szCs w:val="16"/>
          <w:lang w:val="en-US"/>
        </w:rPr>
      </w:pPr>
    </w:p>
    <w:p w14:paraId="175D31A5" w14:textId="6D463818" w:rsidR="007D69FB" w:rsidRDefault="007D69FB" w:rsidP="00AC0417">
      <w:pPr>
        <w:jc w:val="both"/>
        <w:rPr>
          <w:rStyle w:val="Emphasis"/>
          <w:i w:val="0"/>
          <w:sz w:val="16"/>
          <w:szCs w:val="16"/>
          <w:lang w:val="en-US"/>
        </w:rPr>
      </w:pPr>
    </w:p>
    <w:p w14:paraId="39E2D08E" w14:textId="4D679759" w:rsidR="007D69FB" w:rsidRDefault="007D69FB" w:rsidP="00AC0417">
      <w:pPr>
        <w:jc w:val="both"/>
        <w:rPr>
          <w:rStyle w:val="Emphasis"/>
          <w:i w:val="0"/>
          <w:sz w:val="16"/>
          <w:szCs w:val="16"/>
          <w:lang w:val="en-US"/>
        </w:rPr>
      </w:pPr>
    </w:p>
    <w:p w14:paraId="1A262147" w14:textId="43D76281" w:rsidR="007D69FB" w:rsidRDefault="007D69FB" w:rsidP="00AC0417">
      <w:pPr>
        <w:jc w:val="both"/>
        <w:rPr>
          <w:rStyle w:val="Emphasis"/>
          <w:i w:val="0"/>
          <w:sz w:val="16"/>
          <w:szCs w:val="16"/>
          <w:lang w:val="en-US"/>
        </w:rPr>
      </w:pPr>
    </w:p>
    <w:p w14:paraId="38EAD42B" w14:textId="23DA3F47" w:rsidR="007D69FB" w:rsidRDefault="007D69FB" w:rsidP="00AC0417">
      <w:pPr>
        <w:jc w:val="both"/>
        <w:rPr>
          <w:rStyle w:val="Emphasis"/>
          <w:i w:val="0"/>
          <w:sz w:val="16"/>
          <w:szCs w:val="16"/>
          <w:lang w:val="en-US"/>
        </w:rPr>
      </w:pPr>
    </w:p>
    <w:p w14:paraId="06BA4F7A" w14:textId="3487B624" w:rsidR="007D69FB" w:rsidRDefault="007D69FB" w:rsidP="00AC0417">
      <w:pPr>
        <w:jc w:val="both"/>
        <w:rPr>
          <w:rStyle w:val="Emphasis"/>
          <w:i w:val="0"/>
          <w:sz w:val="16"/>
          <w:szCs w:val="16"/>
          <w:lang w:val="en-US"/>
        </w:rPr>
      </w:pPr>
    </w:p>
    <w:p w14:paraId="55634D1B" w14:textId="5D91F054" w:rsidR="007D69FB" w:rsidRDefault="007D69FB" w:rsidP="00AC0417">
      <w:pPr>
        <w:jc w:val="both"/>
        <w:rPr>
          <w:rStyle w:val="Emphasis"/>
          <w:i w:val="0"/>
          <w:sz w:val="16"/>
          <w:szCs w:val="16"/>
          <w:lang w:val="en-US"/>
        </w:rPr>
      </w:pPr>
    </w:p>
    <w:p w14:paraId="42BDB975" w14:textId="03808969" w:rsidR="007D69FB" w:rsidRDefault="007D69FB" w:rsidP="00AC0417">
      <w:pPr>
        <w:jc w:val="both"/>
        <w:rPr>
          <w:rStyle w:val="Emphasis"/>
          <w:i w:val="0"/>
          <w:sz w:val="16"/>
          <w:szCs w:val="16"/>
          <w:lang w:val="en-US"/>
        </w:rPr>
      </w:pPr>
    </w:p>
    <w:p w14:paraId="752434B1" w14:textId="0906694F" w:rsidR="007D69FB" w:rsidRDefault="007D69FB" w:rsidP="00AC0417">
      <w:pPr>
        <w:jc w:val="both"/>
        <w:rPr>
          <w:rStyle w:val="Emphasis"/>
          <w:i w:val="0"/>
          <w:sz w:val="16"/>
          <w:szCs w:val="16"/>
          <w:lang w:val="en-US"/>
        </w:rPr>
      </w:pPr>
    </w:p>
    <w:p w14:paraId="5602AAAE" w14:textId="3F5AAAC8" w:rsidR="007D69FB" w:rsidRDefault="007D69FB" w:rsidP="00AC0417">
      <w:pPr>
        <w:jc w:val="both"/>
        <w:rPr>
          <w:rStyle w:val="Emphasis"/>
          <w:i w:val="0"/>
          <w:sz w:val="16"/>
          <w:szCs w:val="16"/>
          <w:lang w:val="en-US"/>
        </w:rPr>
      </w:pPr>
    </w:p>
    <w:p w14:paraId="14567EC5" w14:textId="554A0350" w:rsidR="007D69FB" w:rsidRDefault="007D69FB" w:rsidP="00AC0417">
      <w:pPr>
        <w:jc w:val="both"/>
        <w:rPr>
          <w:rStyle w:val="Emphasis"/>
          <w:i w:val="0"/>
          <w:sz w:val="16"/>
          <w:szCs w:val="16"/>
          <w:lang w:val="en-US"/>
        </w:rPr>
      </w:pPr>
    </w:p>
    <w:p w14:paraId="136DF34D" w14:textId="7C1B7F46" w:rsidR="007D69FB" w:rsidRDefault="007D69FB" w:rsidP="00AC0417">
      <w:pPr>
        <w:jc w:val="both"/>
        <w:rPr>
          <w:rStyle w:val="Emphasis"/>
          <w:i w:val="0"/>
          <w:sz w:val="16"/>
          <w:szCs w:val="16"/>
          <w:lang w:val="en-US"/>
        </w:rPr>
      </w:pPr>
    </w:p>
    <w:p w14:paraId="45EEAA5F" w14:textId="700AE7C9" w:rsidR="007D69FB" w:rsidRDefault="007D69FB" w:rsidP="00AC0417">
      <w:pPr>
        <w:jc w:val="both"/>
        <w:rPr>
          <w:rStyle w:val="Emphasis"/>
          <w:i w:val="0"/>
          <w:sz w:val="16"/>
          <w:szCs w:val="16"/>
          <w:lang w:val="en-US"/>
        </w:rPr>
      </w:pPr>
    </w:p>
    <w:p w14:paraId="6D6AEBB9" w14:textId="39E21304" w:rsidR="007D69FB" w:rsidRDefault="007D69FB" w:rsidP="00AC0417">
      <w:pPr>
        <w:jc w:val="both"/>
        <w:rPr>
          <w:rStyle w:val="Emphasis"/>
          <w:i w:val="0"/>
          <w:sz w:val="16"/>
          <w:szCs w:val="16"/>
          <w:lang w:val="en-US"/>
        </w:rPr>
      </w:pPr>
    </w:p>
    <w:p w14:paraId="31004F34" w14:textId="73EB540E" w:rsidR="007D69FB" w:rsidRDefault="007D69FB" w:rsidP="00AC0417">
      <w:pPr>
        <w:jc w:val="both"/>
        <w:rPr>
          <w:rStyle w:val="Emphasis"/>
          <w:i w:val="0"/>
          <w:sz w:val="16"/>
          <w:szCs w:val="16"/>
          <w:lang w:val="en-US"/>
        </w:rPr>
      </w:pPr>
    </w:p>
    <w:p w14:paraId="260498F2" w14:textId="196C3922" w:rsidR="007D69FB" w:rsidRDefault="007D69FB" w:rsidP="00AC0417">
      <w:pPr>
        <w:jc w:val="both"/>
        <w:rPr>
          <w:rStyle w:val="Emphasis"/>
          <w:i w:val="0"/>
          <w:sz w:val="16"/>
          <w:szCs w:val="16"/>
          <w:lang w:val="en-US"/>
        </w:rPr>
      </w:pPr>
    </w:p>
    <w:p w14:paraId="67D8902F" w14:textId="7A205C2C" w:rsidR="007D69FB" w:rsidRDefault="007D69FB" w:rsidP="00AC0417">
      <w:pPr>
        <w:jc w:val="both"/>
        <w:rPr>
          <w:rStyle w:val="Emphasis"/>
          <w:i w:val="0"/>
          <w:sz w:val="16"/>
          <w:szCs w:val="16"/>
          <w:lang w:val="en-US"/>
        </w:rPr>
      </w:pPr>
    </w:p>
    <w:p w14:paraId="467D02EA" w14:textId="44E59975" w:rsidR="007D69FB" w:rsidRDefault="007D69FB" w:rsidP="00AC0417">
      <w:pPr>
        <w:jc w:val="both"/>
        <w:rPr>
          <w:rStyle w:val="Emphasis"/>
          <w:i w:val="0"/>
          <w:sz w:val="16"/>
          <w:szCs w:val="16"/>
          <w:lang w:val="en-US"/>
        </w:rPr>
      </w:pPr>
    </w:p>
    <w:p w14:paraId="373CFE2A" w14:textId="39EF50DF" w:rsidR="007D69FB" w:rsidRDefault="007D69FB" w:rsidP="00AC0417">
      <w:pPr>
        <w:jc w:val="both"/>
        <w:rPr>
          <w:rStyle w:val="Emphasis"/>
          <w:i w:val="0"/>
          <w:sz w:val="16"/>
          <w:szCs w:val="16"/>
          <w:lang w:val="en-US"/>
        </w:rPr>
      </w:pPr>
    </w:p>
    <w:p w14:paraId="2CFE5D05" w14:textId="354352C6" w:rsidR="007D69FB" w:rsidRDefault="007D69FB" w:rsidP="00AC0417">
      <w:pPr>
        <w:jc w:val="both"/>
        <w:rPr>
          <w:rStyle w:val="Emphasis"/>
          <w:i w:val="0"/>
          <w:sz w:val="16"/>
          <w:szCs w:val="16"/>
          <w:lang w:val="en-US"/>
        </w:rPr>
      </w:pPr>
    </w:p>
    <w:p w14:paraId="72CB341E" w14:textId="789B59F5" w:rsidR="007D69FB" w:rsidRDefault="007D69FB" w:rsidP="00AC0417">
      <w:pPr>
        <w:jc w:val="both"/>
        <w:rPr>
          <w:rStyle w:val="Emphasis"/>
          <w:i w:val="0"/>
          <w:sz w:val="16"/>
          <w:szCs w:val="16"/>
          <w:lang w:val="en-US"/>
        </w:rPr>
      </w:pPr>
    </w:p>
    <w:p w14:paraId="7AD6FDF7" w14:textId="24D9F793" w:rsidR="007D69FB" w:rsidRDefault="007D69FB" w:rsidP="00AC0417">
      <w:pPr>
        <w:jc w:val="both"/>
        <w:rPr>
          <w:rStyle w:val="Emphasis"/>
          <w:i w:val="0"/>
          <w:sz w:val="16"/>
          <w:szCs w:val="16"/>
          <w:lang w:val="en-US"/>
        </w:rPr>
      </w:pPr>
    </w:p>
    <w:p w14:paraId="58FB8C35" w14:textId="453EA3DF" w:rsidR="007D69FB" w:rsidRDefault="007D69FB" w:rsidP="00AC0417">
      <w:pPr>
        <w:jc w:val="both"/>
        <w:rPr>
          <w:rStyle w:val="Emphasis"/>
          <w:i w:val="0"/>
          <w:sz w:val="16"/>
          <w:szCs w:val="16"/>
          <w:lang w:val="en-US"/>
        </w:rPr>
      </w:pPr>
    </w:p>
    <w:p w14:paraId="0F217AF4" w14:textId="1276AD6C" w:rsidR="007D69FB" w:rsidRDefault="007D69FB" w:rsidP="00AC0417">
      <w:pPr>
        <w:jc w:val="both"/>
        <w:rPr>
          <w:rStyle w:val="Emphasis"/>
          <w:i w:val="0"/>
          <w:sz w:val="16"/>
          <w:szCs w:val="16"/>
          <w:lang w:val="en-US"/>
        </w:rPr>
      </w:pPr>
    </w:p>
    <w:p w14:paraId="6DE7C659" w14:textId="6FB1346C" w:rsidR="007D69FB" w:rsidRDefault="007D69FB" w:rsidP="00AC0417">
      <w:pPr>
        <w:jc w:val="both"/>
        <w:rPr>
          <w:rStyle w:val="Emphasis"/>
          <w:i w:val="0"/>
          <w:sz w:val="16"/>
          <w:szCs w:val="16"/>
          <w:lang w:val="en-US"/>
        </w:rPr>
      </w:pPr>
    </w:p>
    <w:p w14:paraId="7C35093E" w14:textId="19B09306" w:rsidR="007D69FB" w:rsidRDefault="007D69FB" w:rsidP="00AC0417">
      <w:pPr>
        <w:jc w:val="both"/>
        <w:rPr>
          <w:rStyle w:val="Emphasis"/>
          <w:i w:val="0"/>
          <w:sz w:val="16"/>
          <w:szCs w:val="16"/>
          <w:lang w:val="en-US"/>
        </w:rPr>
      </w:pPr>
    </w:p>
    <w:p w14:paraId="26051EA1" w14:textId="2D74CAF9" w:rsidR="007D69FB" w:rsidRDefault="007D69FB" w:rsidP="00AC0417">
      <w:pPr>
        <w:jc w:val="both"/>
        <w:rPr>
          <w:rStyle w:val="Emphasis"/>
          <w:i w:val="0"/>
          <w:sz w:val="16"/>
          <w:szCs w:val="16"/>
          <w:lang w:val="en-US"/>
        </w:rPr>
      </w:pPr>
    </w:p>
    <w:p w14:paraId="626D0FFF" w14:textId="77777777" w:rsidR="005F18F6" w:rsidRPr="009A4B95" w:rsidRDefault="005F18F6" w:rsidP="00AC0417">
      <w:pPr>
        <w:jc w:val="both"/>
        <w:rPr>
          <w:rStyle w:val="Emphasis"/>
          <w:i w:val="0"/>
          <w:sz w:val="16"/>
          <w:szCs w:val="16"/>
          <w:lang w:val="en-US"/>
        </w:rPr>
      </w:pPr>
    </w:p>
    <w:sectPr w:rsidR="005F18F6" w:rsidRPr="009A4B95" w:rsidSect="00903F11">
      <w:type w:val="continuous"/>
      <w:pgSz w:w="11907" w:h="16840" w:code="9"/>
      <w:pgMar w:top="1417" w:right="1417" w:bottom="1417" w:left="1417" w:header="708" w:footer="708" w:gutter="0"/>
      <w:cols w:space="227"/>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5" w:author="MenosG" w:date="2019-05-19T09:23:00Z" w:initials="M">
    <w:p w14:paraId="7828E2DE" w14:textId="77777777" w:rsidR="001E57D6" w:rsidRDefault="001E57D6" w:rsidP="002E7A36">
      <w:pPr>
        <w:rPr>
          <w:rStyle w:val="Hyperlink2"/>
          <w:lang w:val="pl-PL"/>
        </w:rPr>
      </w:pPr>
      <w:r>
        <w:rPr>
          <w:rStyle w:val="CommentReference"/>
        </w:rPr>
        <w:annotationRef/>
      </w:r>
      <w:r>
        <w:rPr>
          <w:rStyle w:val="Hyperlink2"/>
          <w:lang w:val="pl-PL"/>
        </w:rPr>
        <w:t xml:space="preserve">Troszkę opisu </w:t>
      </w:r>
      <w:proofErr w:type="gramStart"/>
      <w:r>
        <w:rPr>
          <w:rStyle w:val="Hyperlink2"/>
          <w:lang w:val="pl-PL"/>
        </w:rPr>
        <w:t>fizjologii</w:t>
      </w:r>
      <w:proofErr w:type="gramEnd"/>
      <w:r>
        <w:rPr>
          <w:rStyle w:val="Hyperlink2"/>
          <w:lang w:val="pl-PL"/>
        </w:rPr>
        <w:t xml:space="preserve"> którą modelują. Istotne jest modelowanie dynamicznych zmian. Mały stade of art. Metod i na końcu wskazanie na  Pampeluna że najlepszy ? </w:t>
      </w:r>
    </w:p>
    <w:p w14:paraId="539452B6" w14:textId="77777777" w:rsidR="001E57D6" w:rsidRDefault="001E57D6" w:rsidP="002E7A36">
      <w:pPr>
        <w:rPr>
          <w:rStyle w:val="Hyperlink2"/>
          <w:lang w:val="pl-PL"/>
        </w:rPr>
      </w:pPr>
      <w:r>
        <w:rPr>
          <w:rStyle w:val="Hyperlink2"/>
          <w:lang w:val="pl-PL"/>
        </w:rPr>
        <w:t>Tutaj state i opis pampeluny (z równaniem bez obrazków)</w:t>
      </w:r>
    </w:p>
    <w:p w14:paraId="4350DB4B" w14:textId="0FF9AB2F" w:rsidR="001E57D6" w:rsidRDefault="001E57D6">
      <w:pPr>
        <w:pStyle w:val="CommentText"/>
      </w:pPr>
    </w:p>
  </w:comment>
  <w:comment w:id="180" w:author="MenosG" w:date="2019-05-19T09:23:00Z" w:initials="M">
    <w:p w14:paraId="17EB99E4" w14:textId="77777777" w:rsidR="001E57D6" w:rsidRPr="008A6322" w:rsidRDefault="001E57D6" w:rsidP="008A6322">
      <w:pPr>
        <w:pStyle w:val="CommentText"/>
        <w:rPr>
          <w:lang w:val="en-US"/>
        </w:rPr>
      </w:pPr>
      <w:r>
        <w:rPr>
          <w:rStyle w:val="CommentReference"/>
        </w:rPr>
        <w:annotationRef/>
      </w:r>
      <w:r w:rsidRPr="008A6322">
        <w:rPr>
          <w:lang w:val="en-US"/>
        </w:rPr>
        <w:t>@</w:t>
      </w:r>
      <w:proofErr w:type="gramStart"/>
      <w:r w:rsidRPr="008A6322">
        <w:rPr>
          <w:lang w:val="en-US"/>
        </w:rPr>
        <w:t>Article{</w:t>
      </w:r>
      <w:proofErr w:type="gramEnd"/>
      <w:r w:rsidRPr="008A6322">
        <w:rPr>
          <w:lang w:val="en-US"/>
        </w:rPr>
        <w:t>Fan2011,</w:t>
      </w:r>
    </w:p>
    <w:p w14:paraId="447B87E9" w14:textId="77777777" w:rsidR="001E57D6" w:rsidRPr="008A6322" w:rsidRDefault="001E57D6" w:rsidP="008A6322">
      <w:pPr>
        <w:pStyle w:val="CommentText"/>
        <w:rPr>
          <w:lang w:val="en-US"/>
        </w:rPr>
      </w:pPr>
      <w:r w:rsidRPr="008A6322">
        <w:rPr>
          <w:lang w:val="en-US"/>
        </w:rPr>
        <w:t>author</w:t>
      </w:r>
      <w:proofErr w:type="gramStart"/>
      <w:r w:rsidRPr="008A6322">
        <w:rPr>
          <w:lang w:val="en-US"/>
        </w:rPr>
        <w:t>={</w:t>
      </w:r>
      <w:proofErr w:type="gramEnd"/>
      <w:r w:rsidRPr="008A6322">
        <w:rPr>
          <w:lang w:val="en-US"/>
        </w:rPr>
        <w:t xml:space="preserve">Fan, </w:t>
      </w:r>
      <w:proofErr w:type="spellStart"/>
      <w:r w:rsidRPr="008A6322">
        <w:rPr>
          <w:lang w:val="en-US"/>
        </w:rPr>
        <w:t>Xiaofei</w:t>
      </w:r>
      <w:proofErr w:type="spellEnd"/>
    </w:p>
    <w:p w14:paraId="5219C571" w14:textId="77777777" w:rsidR="001E57D6" w:rsidRPr="008A6322" w:rsidRDefault="001E57D6" w:rsidP="008A6322">
      <w:pPr>
        <w:pStyle w:val="CommentText"/>
        <w:rPr>
          <w:lang w:val="en-US"/>
        </w:rPr>
      </w:pPr>
      <w:r w:rsidRPr="008A6322">
        <w:rPr>
          <w:lang w:val="en-US"/>
        </w:rPr>
        <w:t>and Yao, Gang},</w:t>
      </w:r>
    </w:p>
    <w:p w14:paraId="41B86B0C" w14:textId="77777777" w:rsidR="001E57D6" w:rsidRPr="008A6322" w:rsidRDefault="001E57D6" w:rsidP="008A6322">
      <w:pPr>
        <w:pStyle w:val="CommentText"/>
        <w:rPr>
          <w:lang w:val="en-US"/>
        </w:rPr>
      </w:pPr>
      <w:r w:rsidRPr="008A6322">
        <w:rPr>
          <w:lang w:val="en-US"/>
        </w:rPr>
        <w:t>title</w:t>
      </w:r>
      <w:proofErr w:type="gramStart"/>
      <w:r w:rsidRPr="008A6322">
        <w:rPr>
          <w:lang w:val="en-US"/>
        </w:rPr>
        <w:t>={</w:t>
      </w:r>
      <w:proofErr w:type="gramEnd"/>
      <w:r w:rsidRPr="008A6322">
        <w:rPr>
          <w:lang w:val="en-US"/>
        </w:rPr>
        <w:t>Modeling transient pupillary light reflex induced by a short light flash},</w:t>
      </w:r>
    </w:p>
    <w:p w14:paraId="5AEF93E2" w14:textId="77777777" w:rsidR="001E57D6" w:rsidRPr="008A6322" w:rsidRDefault="001E57D6" w:rsidP="008A6322">
      <w:pPr>
        <w:pStyle w:val="CommentText"/>
        <w:rPr>
          <w:lang w:val="en-US"/>
        </w:rPr>
      </w:pPr>
      <w:r w:rsidRPr="008A6322">
        <w:rPr>
          <w:lang w:val="en-US"/>
        </w:rPr>
        <w:t>journal</w:t>
      </w:r>
      <w:proofErr w:type="gramStart"/>
      <w:r w:rsidRPr="008A6322">
        <w:rPr>
          <w:lang w:val="en-US"/>
        </w:rPr>
        <w:t>={</w:t>
      </w:r>
      <w:proofErr w:type="gramEnd"/>
      <w:r w:rsidRPr="008A6322">
        <w:rPr>
          <w:lang w:val="en-US"/>
        </w:rPr>
        <w:t>IEEE transactions on bio-medical engineering},</w:t>
      </w:r>
    </w:p>
    <w:p w14:paraId="34092DDA" w14:textId="77777777" w:rsidR="001E57D6" w:rsidRPr="008A6322" w:rsidRDefault="001E57D6" w:rsidP="008A6322">
      <w:pPr>
        <w:pStyle w:val="CommentText"/>
        <w:rPr>
          <w:lang w:val="en-US"/>
        </w:rPr>
      </w:pPr>
      <w:r w:rsidRPr="008A6322">
        <w:rPr>
          <w:lang w:val="en-US"/>
        </w:rPr>
        <w:t>year</w:t>
      </w:r>
      <w:proofErr w:type="gramStart"/>
      <w:r w:rsidRPr="008A6322">
        <w:rPr>
          <w:lang w:val="en-US"/>
        </w:rPr>
        <w:t>={</w:t>
      </w:r>
      <w:proofErr w:type="gramEnd"/>
      <w:r w:rsidRPr="008A6322">
        <w:rPr>
          <w:lang w:val="en-US"/>
        </w:rPr>
        <w:t>2011},</w:t>
      </w:r>
    </w:p>
    <w:p w14:paraId="5F30DB7C" w14:textId="77777777" w:rsidR="001E57D6" w:rsidRPr="008A6322" w:rsidRDefault="001E57D6" w:rsidP="008A6322">
      <w:pPr>
        <w:pStyle w:val="CommentText"/>
        <w:rPr>
          <w:lang w:val="en-US"/>
        </w:rPr>
      </w:pPr>
      <w:r w:rsidRPr="008A6322">
        <w:rPr>
          <w:lang w:val="en-US"/>
        </w:rPr>
        <w:t>month={Jan},</w:t>
      </w:r>
    </w:p>
    <w:p w14:paraId="70611556" w14:textId="77777777" w:rsidR="001E57D6" w:rsidRPr="008A6322" w:rsidRDefault="001E57D6" w:rsidP="008A6322">
      <w:pPr>
        <w:pStyle w:val="CommentText"/>
        <w:rPr>
          <w:lang w:val="en-US"/>
        </w:rPr>
      </w:pPr>
      <w:r w:rsidRPr="008A6322">
        <w:rPr>
          <w:lang w:val="en-US"/>
        </w:rPr>
        <w:t>volume</w:t>
      </w:r>
      <w:proofErr w:type="gramStart"/>
      <w:r w:rsidRPr="008A6322">
        <w:rPr>
          <w:lang w:val="en-US"/>
        </w:rPr>
        <w:t>={</w:t>
      </w:r>
      <w:proofErr w:type="gramEnd"/>
      <w:r w:rsidRPr="008A6322">
        <w:rPr>
          <w:lang w:val="en-US"/>
        </w:rPr>
        <w:t>58},</w:t>
      </w:r>
    </w:p>
    <w:p w14:paraId="577C76A8" w14:textId="77777777" w:rsidR="001E57D6" w:rsidRPr="008A6322" w:rsidRDefault="001E57D6" w:rsidP="008A6322">
      <w:pPr>
        <w:pStyle w:val="CommentText"/>
        <w:rPr>
          <w:lang w:val="en-US"/>
        </w:rPr>
      </w:pPr>
      <w:r w:rsidRPr="008A6322">
        <w:rPr>
          <w:lang w:val="en-US"/>
        </w:rPr>
        <w:t>number</w:t>
      </w:r>
      <w:proofErr w:type="gramStart"/>
      <w:r w:rsidRPr="008A6322">
        <w:rPr>
          <w:lang w:val="en-US"/>
        </w:rPr>
        <w:t>={</w:t>
      </w:r>
      <w:proofErr w:type="gramEnd"/>
      <w:r w:rsidRPr="008A6322">
        <w:rPr>
          <w:lang w:val="en-US"/>
        </w:rPr>
        <w:t>1},</w:t>
      </w:r>
    </w:p>
    <w:p w14:paraId="5CE0F2F5" w14:textId="77777777" w:rsidR="001E57D6" w:rsidRPr="008A6322" w:rsidRDefault="001E57D6" w:rsidP="008A6322">
      <w:pPr>
        <w:pStyle w:val="CommentText"/>
        <w:rPr>
          <w:lang w:val="en-US"/>
        </w:rPr>
      </w:pPr>
      <w:r w:rsidRPr="008A6322">
        <w:rPr>
          <w:lang w:val="en-US"/>
        </w:rPr>
        <w:t>pages</w:t>
      </w:r>
      <w:proofErr w:type="gramStart"/>
      <w:r w:rsidRPr="008A6322">
        <w:rPr>
          <w:lang w:val="en-US"/>
        </w:rPr>
        <w:t>={</w:t>
      </w:r>
      <w:proofErr w:type="gramEnd"/>
      <w:r w:rsidRPr="008A6322">
        <w:rPr>
          <w:lang w:val="en-US"/>
        </w:rPr>
        <w:t>36-42},</w:t>
      </w:r>
    </w:p>
    <w:p w14:paraId="3CD5785F" w14:textId="77777777" w:rsidR="001E57D6" w:rsidRPr="008A6322" w:rsidRDefault="001E57D6" w:rsidP="008A6322">
      <w:pPr>
        <w:pStyle w:val="CommentText"/>
        <w:rPr>
          <w:lang w:val="en-US"/>
        </w:rPr>
      </w:pPr>
      <w:r w:rsidRPr="008A6322">
        <w:rPr>
          <w:lang w:val="en-US"/>
        </w:rPr>
        <w:t>keywords={Algorithms},</w:t>
      </w:r>
    </w:p>
    <w:p w14:paraId="6477A668" w14:textId="77777777" w:rsidR="001E57D6" w:rsidRPr="008A6322" w:rsidRDefault="001E57D6"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Biomechanical Phenomena/*physiology},</w:t>
      </w:r>
    </w:p>
    <w:p w14:paraId="5D37D213" w14:textId="77777777" w:rsidR="001E57D6" w:rsidRPr="008A6322" w:rsidRDefault="001E57D6" w:rsidP="008A6322">
      <w:pPr>
        <w:pStyle w:val="CommentText"/>
        <w:rPr>
          <w:lang w:val="en-US"/>
        </w:rPr>
      </w:pPr>
      <w:r w:rsidRPr="008A6322">
        <w:rPr>
          <w:lang w:val="en-US"/>
        </w:rPr>
        <w:t>keywords={Female},</w:t>
      </w:r>
    </w:p>
    <w:p w14:paraId="41830B21" w14:textId="77777777" w:rsidR="001E57D6" w:rsidRPr="008A6322" w:rsidRDefault="001E57D6" w:rsidP="008A6322">
      <w:pPr>
        <w:pStyle w:val="CommentText"/>
        <w:rPr>
          <w:lang w:val="en-US"/>
        </w:rPr>
      </w:pPr>
      <w:r w:rsidRPr="008A6322">
        <w:rPr>
          <w:lang w:val="en-US"/>
        </w:rPr>
        <w:t>keywords={Humans},</w:t>
      </w:r>
    </w:p>
    <w:p w14:paraId="5B4EBDDD" w14:textId="77777777" w:rsidR="001E57D6" w:rsidRPr="008A6322" w:rsidRDefault="001E57D6" w:rsidP="008A6322">
      <w:pPr>
        <w:pStyle w:val="CommentText"/>
        <w:rPr>
          <w:lang w:val="en-US"/>
        </w:rPr>
      </w:pPr>
      <w:r w:rsidRPr="008A6322">
        <w:rPr>
          <w:lang w:val="en-US"/>
        </w:rPr>
        <w:t>keywords={Male},</w:t>
      </w:r>
    </w:p>
    <w:p w14:paraId="76D6AF0F" w14:textId="77777777" w:rsidR="001E57D6" w:rsidRPr="008A6322" w:rsidRDefault="001E57D6"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*Models, Biological},</w:t>
      </w:r>
    </w:p>
    <w:p w14:paraId="2506C23F" w14:textId="77777777" w:rsidR="001E57D6" w:rsidRPr="008A6322" w:rsidRDefault="001E57D6"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Parasympathetic Nervous System/physiology},</w:t>
      </w:r>
    </w:p>
    <w:p w14:paraId="0F569EAA" w14:textId="77777777" w:rsidR="001E57D6" w:rsidRPr="008A6322" w:rsidRDefault="001E57D6"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Photic Stimulation},</w:t>
      </w:r>
    </w:p>
    <w:p w14:paraId="0911A6F2" w14:textId="77777777" w:rsidR="001E57D6" w:rsidRPr="008A6322" w:rsidRDefault="001E57D6" w:rsidP="008A6322">
      <w:pPr>
        <w:pStyle w:val="CommentText"/>
        <w:rPr>
          <w:lang w:val="en-US"/>
        </w:rPr>
      </w:pPr>
      <w:r w:rsidRPr="008A6322">
        <w:rPr>
          <w:lang w:val="en-US"/>
        </w:rPr>
        <w:t>keywords={Pupil/physiology},</w:t>
      </w:r>
    </w:p>
    <w:p w14:paraId="053E3476" w14:textId="77777777" w:rsidR="001E57D6" w:rsidRPr="008A6322" w:rsidRDefault="001E57D6"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Reflex, Pupillary/*physiology},</w:t>
      </w:r>
    </w:p>
    <w:p w14:paraId="3E6F3C3A" w14:textId="77777777" w:rsidR="001E57D6" w:rsidRPr="008A6322" w:rsidRDefault="001E57D6" w:rsidP="008A6322">
      <w:pPr>
        <w:pStyle w:val="CommentText"/>
        <w:rPr>
          <w:lang w:val="en-US"/>
        </w:rPr>
      </w:pPr>
      <w:r w:rsidRPr="008A6322">
        <w:rPr>
          <w:lang w:val="en-US"/>
        </w:rPr>
        <w:t>keywords={Retina/physiology},</w:t>
      </w:r>
    </w:p>
    <w:p w14:paraId="4C666119" w14:textId="77777777" w:rsidR="001E57D6" w:rsidRPr="008A6322" w:rsidRDefault="001E57D6"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Sympathetic Nervous System/physiology},</w:t>
      </w:r>
    </w:p>
    <w:p w14:paraId="0EA7E8BB" w14:textId="77777777" w:rsidR="001E57D6" w:rsidRPr="008A6322" w:rsidRDefault="001E57D6"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Young Adult},</w:t>
      </w:r>
    </w:p>
    <w:p w14:paraId="5A980FF2" w14:textId="77777777" w:rsidR="001E57D6" w:rsidRPr="008A6322" w:rsidRDefault="001E57D6" w:rsidP="008A6322">
      <w:pPr>
        <w:pStyle w:val="CommentText"/>
        <w:rPr>
          <w:lang w:val="en-US"/>
        </w:rPr>
      </w:pPr>
      <w:r w:rsidRPr="008A6322">
        <w:rPr>
          <w:lang w:val="en-US"/>
        </w:rPr>
        <w:t>abstract</w:t>
      </w:r>
      <w:proofErr w:type="gramStart"/>
      <w:r w:rsidRPr="008A6322">
        <w:rPr>
          <w:lang w:val="en-US"/>
        </w:rPr>
        <w:t>={</w:t>
      </w:r>
      <w:proofErr w:type="gramEnd"/>
      <w:r w:rsidRPr="008A6322">
        <w:rPr>
          <w:lang w:val="en-US"/>
        </w:rPr>
        <w:t>A pupillary light reflex (PLR) model was proposed in this paper by considering the iris muscle mechanical properties and modulation inputs from both parasympathetic and sympathetic systems. The model can describe very well the experimental PLR responses induced by a short light flash of various intensities. In addition, an inverse method was developed to fit numerically this model to experimental PLR data. The model was tested in experimental human PLR data to extract separately the parasympathetic and sympathetic modulations during PLR. The results indicated a higher parasympathetic and a lower sympathetic activity in females than in males, which was consistent with previous findings in cardiovascular studies. This new model may help improve our understanding of the PLR process and could be applied to analyze autonomic nervous interaction during pupillary responses.},</w:t>
      </w:r>
    </w:p>
    <w:p w14:paraId="16A891BB" w14:textId="77777777" w:rsidR="001E57D6" w:rsidRPr="008A6322" w:rsidRDefault="001E57D6" w:rsidP="008A6322">
      <w:pPr>
        <w:pStyle w:val="CommentText"/>
        <w:rPr>
          <w:lang w:val="en-US"/>
        </w:rPr>
      </w:pPr>
      <w:r w:rsidRPr="008A6322">
        <w:rPr>
          <w:lang w:val="en-US"/>
        </w:rPr>
        <w:t>note={20876003[</w:t>
      </w:r>
      <w:proofErr w:type="spellStart"/>
      <w:r w:rsidRPr="008A6322">
        <w:rPr>
          <w:lang w:val="en-US"/>
        </w:rPr>
        <w:t>pmid</w:t>
      </w:r>
      <w:proofErr w:type="spellEnd"/>
      <w:r w:rsidRPr="008A6322">
        <w:rPr>
          <w:lang w:val="en-US"/>
        </w:rPr>
        <w:t>]},</w:t>
      </w:r>
    </w:p>
    <w:p w14:paraId="5BEB6C1A" w14:textId="77777777" w:rsidR="001E57D6" w:rsidRPr="008A6322" w:rsidRDefault="001E57D6" w:rsidP="008A6322">
      <w:pPr>
        <w:pStyle w:val="CommentText"/>
        <w:rPr>
          <w:lang w:val="en-US"/>
        </w:rPr>
      </w:pPr>
      <w:r w:rsidRPr="008A6322">
        <w:rPr>
          <w:lang w:val="en-US"/>
        </w:rPr>
        <w:t>note={PMC4318650[</w:t>
      </w:r>
      <w:proofErr w:type="spellStart"/>
      <w:r w:rsidRPr="008A6322">
        <w:rPr>
          <w:lang w:val="en-US"/>
        </w:rPr>
        <w:t>pmcid</w:t>
      </w:r>
      <w:proofErr w:type="spellEnd"/>
      <w:r w:rsidRPr="008A6322">
        <w:rPr>
          <w:lang w:val="en-US"/>
        </w:rPr>
        <w:t>]},</w:t>
      </w:r>
    </w:p>
    <w:p w14:paraId="719F11FC" w14:textId="77777777" w:rsidR="001E57D6" w:rsidRPr="008A6322" w:rsidRDefault="001E57D6" w:rsidP="008A6322">
      <w:pPr>
        <w:pStyle w:val="CommentText"/>
        <w:rPr>
          <w:lang w:val="en-US"/>
        </w:rPr>
      </w:pPr>
      <w:proofErr w:type="spellStart"/>
      <w:r w:rsidRPr="008A6322">
        <w:rPr>
          <w:lang w:val="en-US"/>
        </w:rPr>
        <w:t>issn</w:t>
      </w:r>
      <w:proofErr w:type="spellEnd"/>
      <w:proofErr w:type="gramStart"/>
      <w:r w:rsidRPr="008A6322">
        <w:rPr>
          <w:lang w:val="en-US"/>
        </w:rPr>
        <w:t>={</w:t>
      </w:r>
      <w:proofErr w:type="gramEnd"/>
      <w:r w:rsidRPr="008A6322">
        <w:rPr>
          <w:lang w:val="en-US"/>
        </w:rPr>
        <w:t>1558-2531},</w:t>
      </w:r>
    </w:p>
    <w:p w14:paraId="7E81EA01" w14:textId="77777777" w:rsidR="001E57D6" w:rsidRPr="008A6322" w:rsidRDefault="001E57D6" w:rsidP="008A6322">
      <w:pPr>
        <w:pStyle w:val="CommentText"/>
        <w:rPr>
          <w:lang w:val="en-US"/>
        </w:rPr>
      </w:pPr>
      <w:proofErr w:type="spellStart"/>
      <w:r w:rsidRPr="008A6322">
        <w:rPr>
          <w:lang w:val="en-US"/>
        </w:rPr>
        <w:t>doi</w:t>
      </w:r>
      <w:proofErr w:type="spellEnd"/>
      <w:r w:rsidRPr="008A6322">
        <w:rPr>
          <w:lang w:val="en-US"/>
        </w:rPr>
        <w:t>={10.1109/TBME.2010.2080678},</w:t>
      </w:r>
    </w:p>
    <w:p w14:paraId="58FB1323" w14:textId="77777777" w:rsidR="001E57D6" w:rsidRPr="008A6322" w:rsidRDefault="001E57D6" w:rsidP="008A6322">
      <w:pPr>
        <w:pStyle w:val="CommentText"/>
        <w:rPr>
          <w:lang w:val="en-US"/>
        </w:rPr>
      </w:pPr>
      <w:proofErr w:type="spellStart"/>
      <w:r w:rsidRPr="008A6322">
        <w:rPr>
          <w:lang w:val="en-US"/>
        </w:rPr>
        <w:t>url</w:t>
      </w:r>
      <w:proofErr w:type="spellEnd"/>
      <w:r w:rsidRPr="008A6322">
        <w:rPr>
          <w:lang w:val="en-US"/>
        </w:rPr>
        <w:t>={https://www.ncbi.nlm.nih.gov/pubmed/20876003}</w:t>
      </w:r>
    </w:p>
    <w:p w14:paraId="3319F969" w14:textId="77777777" w:rsidR="001E57D6" w:rsidRPr="00625015" w:rsidRDefault="001E57D6" w:rsidP="008A6322">
      <w:pPr>
        <w:pStyle w:val="CommentText"/>
        <w:rPr>
          <w:lang w:val="en-US"/>
        </w:rPr>
      </w:pPr>
      <w:r w:rsidRPr="00625015">
        <w:rPr>
          <w:lang w:val="en-US"/>
        </w:rPr>
        <w:t>}</w:t>
      </w:r>
    </w:p>
    <w:p w14:paraId="78DCC800" w14:textId="48F1B337" w:rsidR="001E57D6" w:rsidRPr="00625015" w:rsidRDefault="001E57D6">
      <w:pPr>
        <w:pStyle w:val="CommentText"/>
        <w:rPr>
          <w:lang w:val="en-US"/>
        </w:rPr>
      </w:pPr>
    </w:p>
  </w:comment>
  <w:comment w:id="195" w:author="MenosG" w:date="2019-05-19T09:02:00Z" w:initials="M">
    <w:p w14:paraId="6DAD8BF6" w14:textId="77777777" w:rsidR="001E57D6" w:rsidRPr="00A0203C" w:rsidRDefault="001E57D6" w:rsidP="00A0203C">
      <w:pPr>
        <w:pStyle w:val="CommentText"/>
        <w:rPr>
          <w:lang w:val="en-US"/>
        </w:rPr>
      </w:pPr>
      <w:r>
        <w:rPr>
          <w:rStyle w:val="CommentReference"/>
        </w:rPr>
        <w:annotationRef/>
      </w:r>
      <w:r w:rsidRPr="00A0203C">
        <w:rPr>
          <w:lang w:val="en-US"/>
        </w:rPr>
        <w:t>@</w:t>
      </w:r>
      <w:proofErr w:type="spellStart"/>
      <w:proofErr w:type="gramStart"/>
      <w:r w:rsidRPr="00A0203C">
        <w:rPr>
          <w:lang w:val="en-US"/>
        </w:rPr>
        <w:t>inproceedings</w:t>
      </w:r>
      <w:proofErr w:type="spellEnd"/>
      <w:r w:rsidRPr="00A0203C">
        <w:rPr>
          <w:lang w:val="en-US"/>
        </w:rPr>
        <w:t>{</w:t>
      </w:r>
      <w:proofErr w:type="spellStart"/>
      <w:proofErr w:type="gramEnd"/>
      <w:r w:rsidRPr="00A0203C">
        <w:rPr>
          <w:lang w:val="en-US"/>
        </w:rPr>
        <w:t>inproceedings</w:t>
      </w:r>
      <w:proofErr w:type="spellEnd"/>
      <w:r w:rsidRPr="00A0203C">
        <w:rPr>
          <w:lang w:val="en-US"/>
        </w:rPr>
        <w:t>,</w:t>
      </w:r>
    </w:p>
    <w:p w14:paraId="35DF5E4B" w14:textId="77777777" w:rsidR="001E57D6" w:rsidRPr="00A0203C" w:rsidRDefault="001E57D6" w:rsidP="00A0203C">
      <w:pPr>
        <w:pStyle w:val="CommentText"/>
        <w:rPr>
          <w:lang w:val="en-US"/>
        </w:rPr>
      </w:pPr>
      <w:r w:rsidRPr="00A0203C">
        <w:rPr>
          <w:lang w:val="en-US"/>
        </w:rPr>
        <w:t>author = {</w:t>
      </w:r>
      <w:proofErr w:type="spellStart"/>
      <w:r w:rsidRPr="00A0203C">
        <w:rPr>
          <w:lang w:val="en-US"/>
        </w:rPr>
        <w:t>Suaste</w:t>
      </w:r>
      <w:proofErr w:type="spellEnd"/>
      <w:r w:rsidRPr="00A0203C">
        <w:rPr>
          <w:lang w:val="en-US"/>
        </w:rPr>
        <w:t>-Gómez, Ernesto and Reyes Cruz, H},</w:t>
      </w:r>
    </w:p>
    <w:p w14:paraId="55313BE3" w14:textId="77777777" w:rsidR="001E57D6" w:rsidRPr="00A0203C" w:rsidRDefault="001E57D6" w:rsidP="00A0203C">
      <w:pPr>
        <w:pStyle w:val="CommentText"/>
        <w:rPr>
          <w:lang w:val="en-US"/>
        </w:rPr>
      </w:pPr>
      <w:r w:rsidRPr="00A0203C">
        <w:rPr>
          <w:lang w:val="en-US"/>
        </w:rPr>
        <w:t>year = {2011},</w:t>
      </w:r>
    </w:p>
    <w:p w14:paraId="5CD348BB" w14:textId="77777777" w:rsidR="001E57D6" w:rsidRPr="00A0203C" w:rsidRDefault="001E57D6" w:rsidP="00A0203C">
      <w:pPr>
        <w:pStyle w:val="CommentText"/>
        <w:rPr>
          <w:lang w:val="en-US"/>
        </w:rPr>
      </w:pPr>
      <w:r w:rsidRPr="00A0203C">
        <w:rPr>
          <w:lang w:val="en-US"/>
        </w:rPr>
        <w:t>month = {07},</w:t>
      </w:r>
    </w:p>
    <w:p w14:paraId="309A22E6" w14:textId="77777777" w:rsidR="001E57D6" w:rsidRPr="00A0203C" w:rsidRDefault="001E57D6" w:rsidP="00A0203C">
      <w:pPr>
        <w:pStyle w:val="CommentText"/>
        <w:rPr>
          <w:lang w:val="en-US"/>
        </w:rPr>
      </w:pPr>
      <w:r w:rsidRPr="00A0203C">
        <w:rPr>
          <w:lang w:val="en-US"/>
        </w:rPr>
        <w:t>pages = {407-414},</w:t>
      </w:r>
    </w:p>
    <w:p w14:paraId="243999CA" w14:textId="77777777" w:rsidR="001E57D6" w:rsidRPr="00A0203C" w:rsidRDefault="001E57D6" w:rsidP="00A0203C">
      <w:pPr>
        <w:pStyle w:val="CommentText"/>
        <w:rPr>
          <w:lang w:val="en-US"/>
        </w:rPr>
      </w:pPr>
      <w:r w:rsidRPr="00A0203C">
        <w:rPr>
          <w:lang w:val="en-US"/>
        </w:rPr>
        <w:t xml:space="preserve">title = {Inverse dynamic model of the pupil muscle plant in the simulation of response to sound, stimuli and </w:t>
      </w:r>
      <w:proofErr w:type="spellStart"/>
      <w:r w:rsidRPr="00A0203C">
        <w:rPr>
          <w:lang w:val="en-US"/>
        </w:rPr>
        <w:t>hippus</w:t>
      </w:r>
      <w:proofErr w:type="spellEnd"/>
      <w:r w:rsidRPr="00A0203C">
        <w:rPr>
          <w:lang w:val="en-US"/>
        </w:rPr>
        <w:t>},</w:t>
      </w:r>
    </w:p>
    <w:p w14:paraId="50CD91C1" w14:textId="77777777" w:rsidR="001E57D6" w:rsidRPr="00A0203C" w:rsidRDefault="001E57D6" w:rsidP="00A0203C">
      <w:pPr>
        <w:pStyle w:val="CommentText"/>
        <w:rPr>
          <w:lang w:val="en-US"/>
        </w:rPr>
      </w:pPr>
      <w:r w:rsidRPr="00A0203C">
        <w:rPr>
          <w:lang w:val="en-US"/>
        </w:rPr>
        <w:t>volume = {15},</w:t>
      </w:r>
    </w:p>
    <w:p w14:paraId="795D7BDE" w14:textId="77777777" w:rsidR="001E57D6" w:rsidRPr="00A0203C" w:rsidRDefault="001E57D6" w:rsidP="00A0203C">
      <w:pPr>
        <w:pStyle w:val="CommentText"/>
        <w:rPr>
          <w:lang w:val="en-US"/>
        </w:rPr>
      </w:pPr>
      <w:proofErr w:type="spellStart"/>
      <w:r w:rsidRPr="00A0203C">
        <w:rPr>
          <w:lang w:val="en-US"/>
        </w:rPr>
        <w:t>isbn</w:t>
      </w:r>
      <w:proofErr w:type="spellEnd"/>
      <w:r w:rsidRPr="00A0203C">
        <w:rPr>
          <w:lang w:val="en-US"/>
        </w:rPr>
        <w:t xml:space="preserve"> = {9781845645243},</w:t>
      </w:r>
    </w:p>
    <w:p w14:paraId="1265DCED" w14:textId="77777777" w:rsidR="001E57D6" w:rsidRPr="00A0203C" w:rsidRDefault="001E57D6" w:rsidP="00A0203C">
      <w:pPr>
        <w:pStyle w:val="CommentText"/>
        <w:rPr>
          <w:lang w:val="en-US"/>
        </w:rPr>
      </w:pPr>
      <w:r w:rsidRPr="00A0203C">
        <w:rPr>
          <w:lang w:val="en-US"/>
        </w:rPr>
        <w:t>journal = {WIT Transactions on Biomedicine and Health},</w:t>
      </w:r>
    </w:p>
    <w:p w14:paraId="68D92B83" w14:textId="77777777" w:rsidR="001E57D6" w:rsidRDefault="001E57D6" w:rsidP="00A0203C">
      <w:pPr>
        <w:pStyle w:val="CommentText"/>
      </w:pPr>
      <w:r>
        <w:t>doi = {10.2495/EHR110351}</w:t>
      </w:r>
    </w:p>
    <w:p w14:paraId="1DF434B2" w14:textId="6E67425D" w:rsidR="001E57D6" w:rsidRDefault="001E57D6" w:rsidP="00A0203C">
      <w:pPr>
        <w:pStyle w:val="CommentText"/>
      </w:pPr>
      <w:r>
        <w:t>}</w:t>
      </w:r>
    </w:p>
  </w:comment>
  <w:comment w:id="444" w:author="MenosG" w:date="2019-05-06T20:49:00Z" w:initials="M">
    <w:p w14:paraId="6DFA7B35" w14:textId="180DC4DC" w:rsidR="001E57D6" w:rsidRPr="00D97922" w:rsidRDefault="001E57D6">
      <w:pPr>
        <w:pStyle w:val="CommentText"/>
      </w:pPr>
      <w:r>
        <w:rPr>
          <w:rStyle w:val="CommentReference"/>
        </w:rPr>
        <w:annotationRef/>
      </w:r>
      <w:r w:rsidRPr="00D97922">
        <w:t>&lt;</w:t>
      </w:r>
      <w:proofErr w:type="spellStart"/>
      <w:r w:rsidRPr="00D97922">
        <w:t>wstawic</w:t>
      </w:r>
      <w:proofErr w:type="spellEnd"/>
      <w:r w:rsidRPr="00D97922">
        <w:t xml:space="preserve"> </w:t>
      </w:r>
      <w:proofErr w:type="spellStart"/>
      <w:r w:rsidRPr="00D97922">
        <w:t>pare</w:t>
      </w:r>
      <w:proofErr w:type="spellEnd"/>
      <w:r w:rsidRPr="00D97922">
        <w:t xml:space="preserve"> </w:t>
      </w:r>
      <w:proofErr w:type="spellStart"/>
      <w:r w:rsidRPr="00D97922">
        <w:t>odwolan</w:t>
      </w:r>
      <w:proofErr w:type="spellEnd"/>
      <w:r w:rsidRPr="00D97922">
        <w:t xml:space="preserve"> do eksperymentow&gt;</w:t>
      </w:r>
    </w:p>
  </w:comment>
  <w:comment w:id="445" w:author="MenosG" w:date="2019-05-18T18:31:00Z" w:initials="M">
    <w:p w14:paraId="07DACC71" w14:textId="77777777" w:rsidR="001E57D6" w:rsidRPr="000950B1" w:rsidRDefault="001E57D6" w:rsidP="000950B1">
      <w:pPr>
        <w:pStyle w:val="HTMLPreformatted"/>
        <w:rPr>
          <w:lang w:val="en-US"/>
        </w:rPr>
      </w:pPr>
      <w:r>
        <w:rPr>
          <w:rStyle w:val="CommentReference"/>
        </w:rPr>
        <w:annotationRef/>
      </w:r>
      <w:r w:rsidRPr="000950B1">
        <w:rPr>
          <w:lang w:val="en-US"/>
        </w:rPr>
        <w:t>@</w:t>
      </w:r>
      <w:proofErr w:type="spellStart"/>
      <w:proofErr w:type="gramStart"/>
      <w:r w:rsidRPr="000950B1">
        <w:rPr>
          <w:lang w:val="en-US"/>
        </w:rPr>
        <w:t>inproceedings</w:t>
      </w:r>
      <w:proofErr w:type="spellEnd"/>
      <w:r w:rsidRPr="000950B1">
        <w:rPr>
          <w:lang w:val="en-US"/>
        </w:rPr>
        <w:t>{</w:t>
      </w:r>
      <w:proofErr w:type="gramEnd"/>
      <w:r w:rsidRPr="000950B1">
        <w:rPr>
          <w:lang w:val="en-US"/>
        </w:rPr>
        <w:t>Li:2006:OLH:1117309.1117350,</w:t>
      </w:r>
    </w:p>
    <w:p w14:paraId="6FE1BA54" w14:textId="77777777" w:rsidR="001E57D6" w:rsidRPr="000950B1" w:rsidRDefault="001E57D6" w:rsidP="000950B1">
      <w:pPr>
        <w:pStyle w:val="HTMLPreformatted"/>
        <w:rPr>
          <w:lang w:val="en-US"/>
        </w:rPr>
      </w:pPr>
      <w:r w:rsidRPr="000950B1">
        <w:rPr>
          <w:lang w:val="en-US"/>
        </w:rPr>
        <w:t xml:space="preserve"> author = {Li, </w:t>
      </w:r>
      <w:proofErr w:type="spellStart"/>
      <w:r w:rsidRPr="000950B1">
        <w:rPr>
          <w:lang w:val="en-US"/>
        </w:rPr>
        <w:t>Dongheng</w:t>
      </w:r>
      <w:proofErr w:type="spellEnd"/>
      <w:r w:rsidRPr="000950B1">
        <w:rPr>
          <w:lang w:val="en-US"/>
        </w:rPr>
        <w:t xml:space="preserve"> and Babcock, Jason and Parkhurst, Derrick J.},</w:t>
      </w:r>
    </w:p>
    <w:p w14:paraId="41B619F5" w14:textId="77777777" w:rsidR="001E57D6" w:rsidRPr="000950B1" w:rsidRDefault="001E57D6" w:rsidP="000950B1">
      <w:pPr>
        <w:pStyle w:val="HTMLPreformatted"/>
        <w:rPr>
          <w:lang w:val="en-US"/>
        </w:rPr>
      </w:pPr>
      <w:r w:rsidRPr="000950B1">
        <w:rPr>
          <w:lang w:val="en-US"/>
        </w:rPr>
        <w:t xml:space="preserve"> title = {</w:t>
      </w:r>
      <w:proofErr w:type="spellStart"/>
      <w:r w:rsidRPr="000950B1">
        <w:rPr>
          <w:lang w:val="en-US"/>
        </w:rPr>
        <w:t>openEyes</w:t>
      </w:r>
      <w:proofErr w:type="spellEnd"/>
      <w:r w:rsidRPr="000950B1">
        <w:rPr>
          <w:lang w:val="en-US"/>
        </w:rPr>
        <w:t>: A Low-cost Head-mounted Eye-tracking Solution},</w:t>
      </w:r>
    </w:p>
    <w:p w14:paraId="020EA626" w14:textId="77777777" w:rsidR="001E57D6" w:rsidRPr="000950B1" w:rsidRDefault="001E57D6" w:rsidP="000950B1">
      <w:pPr>
        <w:pStyle w:val="HTMLPreformatted"/>
        <w:rPr>
          <w:lang w:val="en-US"/>
        </w:rPr>
      </w:pPr>
      <w:r w:rsidRPr="000950B1">
        <w:rPr>
          <w:lang w:val="en-US"/>
        </w:rPr>
        <w:t xml:space="preserve"> </w:t>
      </w:r>
      <w:proofErr w:type="spellStart"/>
      <w:r w:rsidRPr="000950B1">
        <w:rPr>
          <w:lang w:val="en-US"/>
        </w:rPr>
        <w:t>booktitle</w:t>
      </w:r>
      <w:proofErr w:type="spellEnd"/>
      <w:r w:rsidRPr="000950B1">
        <w:rPr>
          <w:lang w:val="en-US"/>
        </w:rPr>
        <w:t xml:space="preserve"> = {Proceedings of the 2006 Symposium on Eye Tracking Research \&amp;Amp; Applications},</w:t>
      </w:r>
    </w:p>
    <w:p w14:paraId="0708A0A1" w14:textId="77777777" w:rsidR="001E57D6" w:rsidRPr="000950B1" w:rsidRDefault="001E57D6" w:rsidP="000950B1">
      <w:pPr>
        <w:pStyle w:val="HTMLPreformatted"/>
        <w:rPr>
          <w:lang w:val="en-US"/>
        </w:rPr>
      </w:pPr>
      <w:r w:rsidRPr="000950B1">
        <w:rPr>
          <w:lang w:val="en-US"/>
        </w:rPr>
        <w:t xml:space="preserve"> series = {ETRA '06},</w:t>
      </w:r>
    </w:p>
    <w:p w14:paraId="7106E308" w14:textId="77777777" w:rsidR="001E57D6" w:rsidRPr="000950B1" w:rsidRDefault="001E57D6" w:rsidP="000950B1">
      <w:pPr>
        <w:pStyle w:val="HTMLPreformatted"/>
        <w:rPr>
          <w:lang w:val="en-US"/>
        </w:rPr>
      </w:pPr>
      <w:r w:rsidRPr="000950B1">
        <w:rPr>
          <w:lang w:val="en-US"/>
        </w:rPr>
        <w:t xml:space="preserve"> year = {2006},</w:t>
      </w:r>
    </w:p>
    <w:p w14:paraId="304090A0" w14:textId="77777777" w:rsidR="001E57D6" w:rsidRPr="000950B1" w:rsidRDefault="001E57D6" w:rsidP="000950B1">
      <w:pPr>
        <w:pStyle w:val="HTMLPreformatted"/>
        <w:rPr>
          <w:lang w:val="en-US"/>
        </w:rPr>
      </w:pPr>
      <w:r w:rsidRPr="000950B1">
        <w:rPr>
          <w:lang w:val="en-US"/>
        </w:rPr>
        <w:t xml:space="preserve"> </w:t>
      </w:r>
      <w:proofErr w:type="spellStart"/>
      <w:r w:rsidRPr="000950B1">
        <w:rPr>
          <w:lang w:val="en-US"/>
        </w:rPr>
        <w:t>isbn</w:t>
      </w:r>
      <w:proofErr w:type="spellEnd"/>
      <w:r w:rsidRPr="000950B1">
        <w:rPr>
          <w:lang w:val="en-US"/>
        </w:rPr>
        <w:t xml:space="preserve"> = {1-59593-305-0},</w:t>
      </w:r>
    </w:p>
    <w:p w14:paraId="37F915E1" w14:textId="77777777" w:rsidR="001E57D6" w:rsidRPr="000950B1" w:rsidRDefault="001E57D6" w:rsidP="000950B1">
      <w:pPr>
        <w:pStyle w:val="HTMLPreformatted"/>
        <w:rPr>
          <w:lang w:val="en-US"/>
        </w:rPr>
      </w:pPr>
      <w:r w:rsidRPr="000950B1">
        <w:rPr>
          <w:lang w:val="en-US"/>
        </w:rPr>
        <w:t xml:space="preserve"> location = {San Diego, California},</w:t>
      </w:r>
    </w:p>
    <w:p w14:paraId="69C924B7" w14:textId="77777777" w:rsidR="001E57D6" w:rsidRPr="000950B1" w:rsidRDefault="001E57D6" w:rsidP="000950B1">
      <w:pPr>
        <w:pStyle w:val="HTMLPreformatted"/>
        <w:rPr>
          <w:lang w:val="en-US"/>
        </w:rPr>
      </w:pPr>
      <w:r w:rsidRPr="000950B1">
        <w:rPr>
          <w:lang w:val="en-US"/>
        </w:rPr>
        <w:t xml:space="preserve"> pages = {95--100},</w:t>
      </w:r>
    </w:p>
    <w:p w14:paraId="6492615C" w14:textId="77777777" w:rsidR="001E57D6" w:rsidRPr="000950B1" w:rsidRDefault="001E57D6" w:rsidP="000950B1">
      <w:pPr>
        <w:pStyle w:val="HTMLPreformatted"/>
        <w:rPr>
          <w:lang w:val="en-US"/>
        </w:rPr>
      </w:pPr>
      <w:r w:rsidRPr="000950B1">
        <w:rPr>
          <w:lang w:val="en-US"/>
        </w:rPr>
        <w:t xml:space="preserve"> </w:t>
      </w:r>
      <w:proofErr w:type="spellStart"/>
      <w:r w:rsidRPr="000950B1">
        <w:rPr>
          <w:lang w:val="en-US"/>
        </w:rPr>
        <w:t>numpages</w:t>
      </w:r>
      <w:proofErr w:type="spellEnd"/>
      <w:r w:rsidRPr="000950B1">
        <w:rPr>
          <w:lang w:val="en-US"/>
        </w:rPr>
        <w:t xml:space="preserve"> = {6},</w:t>
      </w:r>
    </w:p>
    <w:p w14:paraId="5EAE014D" w14:textId="77777777" w:rsidR="001E57D6" w:rsidRPr="000950B1" w:rsidRDefault="001E57D6" w:rsidP="000950B1">
      <w:pPr>
        <w:pStyle w:val="HTMLPreformatted"/>
        <w:rPr>
          <w:lang w:val="en-US"/>
        </w:rPr>
      </w:pPr>
      <w:r w:rsidRPr="000950B1">
        <w:rPr>
          <w:lang w:val="en-US"/>
        </w:rPr>
        <w:t xml:space="preserve"> </w:t>
      </w:r>
      <w:proofErr w:type="spellStart"/>
      <w:r w:rsidRPr="000950B1">
        <w:rPr>
          <w:lang w:val="en-US"/>
        </w:rPr>
        <w:t>url</w:t>
      </w:r>
      <w:proofErr w:type="spellEnd"/>
      <w:r w:rsidRPr="000950B1">
        <w:rPr>
          <w:lang w:val="en-US"/>
        </w:rPr>
        <w:t xml:space="preserve"> = {http://doi.acm.org/10.1145/1117309.1117350},</w:t>
      </w:r>
    </w:p>
    <w:p w14:paraId="5474E2FA" w14:textId="77777777" w:rsidR="001E57D6" w:rsidRPr="000950B1" w:rsidRDefault="001E57D6" w:rsidP="000950B1">
      <w:pPr>
        <w:pStyle w:val="HTMLPreformatted"/>
        <w:rPr>
          <w:lang w:val="en-US"/>
        </w:rPr>
      </w:pPr>
      <w:r w:rsidRPr="000950B1">
        <w:rPr>
          <w:lang w:val="en-US"/>
        </w:rPr>
        <w:t xml:space="preserve"> </w:t>
      </w:r>
      <w:proofErr w:type="spellStart"/>
      <w:r w:rsidRPr="000950B1">
        <w:rPr>
          <w:lang w:val="en-US"/>
        </w:rPr>
        <w:t>doi</w:t>
      </w:r>
      <w:proofErr w:type="spellEnd"/>
      <w:r w:rsidRPr="000950B1">
        <w:rPr>
          <w:lang w:val="en-US"/>
        </w:rPr>
        <w:t xml:space="preserve"> = {10.1145/1117309.1117350},</w:t>
      </w:r>
    </w:p>
    <w:p w14:paraId="23348244" w14:textId="77777777" w:rsidR="001E57D6" w:rsidRPr="000950B1" w:rsidRDefault="001E57D6" w:rsidP="000950B1">
      <w:pPr>
        <w:pStyle w:val="HTMLPreformatted"/>
        <w:rPr>
          <w:lang w:val="en-US"/>
        </w:rPr>
      </w:pPr>
      <w:r w:rsidRPr="000950B1">
        <w:rPr>
          <w:lang w:val="en-US"/>
        </w:rPr>
        <w:t xml:space="preserve"> </w:t>
      </w:r>
      <w:proofErr w:type="spellStart"/>
      <w:r w:rsidRPr="000950B1">
        <w:rPr>
          <w:lang w:val="en-US"/>
        </w:rPr>
        <w:t>acmid</w:t>
      </w:r>
      <w:proofErr w:type="spellEnd"/>
      <w:r w:rsidRPr="000950B1">
        <w:rPr>
          <w:lang w:val="en-US"/>
        </w:rPr>
        <w:t xml:space="preserve"> = {1117350},</w:t>
      </w:r>
    </w:p>
    <w:p w14:paraId="30761E54" w14:textId="77777777" w:rsidR="001E57D6" w:rsidRPr="000950B1" w:rsidRDefault="001E57D6" w:rsidP="000950B1">
      <w:pPr>
        <w:pStyle w:val="HTMLPreformatted"/>
        <w:rPr>
          <w:lang w:val="en-US"/>
        </w:rPr>
      </w:pPr>
      <w:r w:rsidRPr="000950B1">
        <w:rPr>
          <w:lang w:val="en-US"/>
        </w:rPr>
        <w:t xml:space="preserve"> publisher = {ACM},</w:t>
      </w:r>
    </w:p>
    <w:p w14:paraId="3E765C20" w14:textId="77777777" w:rsidR="001E57D6" w:rsidRPr="000950B1" w:rsidRDefault="001E57D6" w:rsidP="000950B1">
      <w:pPr>
        <w:pStyle w:val="HTMLPreformatted"/>
        <w:rPr>
          <w:lang w:val="en-US"/>
        </w:rPr>
      </w:pPr>
      <w:r w:rsidRPr="000950B1">
        <w:rPr>
          <w:lang w:val="en-US"/>
        </w:rPr>
        <w:t xml:space="preserve"> address = {New York, NY, USA},</w:t>
      </w:r>
    </w:p>
    <w:p w14:paraId="5DB908C5" w14:textId="77777777" w:rsidR="001E57D6" w:rsidRPr="000950B1" w:rsidRDefault="001E57D6" w:rsidP="000950B1">
      <w:pPr>
        <w:pStyle w:val="HTMLPreformatted"/>
        <w:rPr>
          <w:lang w:val="en-US"/>
        </w:rPr>
      </w:pPr>
      <w:r w:rsidRPr="000950B1">
        <w:rPr>
          <w:lang w:val="en-US"/>
        </w:rPr>
        <w:t xml:space="preserve"> keywords = {consumer-grade off-the-shelf parts, human computer interaction, video-based eye-tracking},</w:t>
      </w:r>
    </w:p>
    <w:p w14:paraId="1E9262E8" w14:textId="77777777" w:rsidR="001E57D6" w:rsidRPr="000950B1" w:rsidRDefault="001E57D6" w:rsidP="000950B1">
      <w:pPr>
        <w:pStyle w:val="HTMLPreformatted"/>
        <w:rPr>
          <w:lang w:val="en-US"/>
        </w:rPr>
      </w:pPr>
      <w:r w:rsidRPr="000950B1">
        <w:rPr>
          <w:lang w:val="en-US"/>
        </w:rPr>
        <w:t xml:space="preserve">} </w:t>
      </w:r>
    </w:p>
    <w:p w14:paraId="46C826F7" w14:textId="078BB1F1" w:rsidR="001E57D6" w:rsidRPr="000950B1" w:rsidRDefault="001E57D6">
      <w:pPr>
        <w:pStyle w:val="CommentText"/>
        <w:rPr>
          <w:lang w:val="en-US"/>
        </w:rPr>
      </w:pPr>
    </w:p>
  </w:comment>
  <w:comment w:id="446" w:author="MenosG" w:date="2019-05-18T18:33:00Z" w:initials="M">
    <w:p w14:paraId="704FD56A" w14:textId="77777777" w:rsidR="001E57D6" w:rsidRPr="000950B1" w:rsidRDefault="001E57D6" w:rsidP="000950B1">
      <w:pPr>
        <w:pStyle w:val="CommentText"/>
        <w:rPr>
          <w:lang w:val="en-US"/>
        </w:rPr>
      </w:pPr>
      <w:r>
        <w:rPr>
          <w:rStyle w:val="CommentReference"/>
        </w:rPr>
        <w:annotationRef/>
      </w:r>
      <w:r w:rsidRPr="000950B1">
        <w:rPr>
          <w:lang w:val="en-US"/>
        </w:rPr>
        <w:t>@</w:t>
      </w:r>
      <w:proofErr w:type="spellStart"/>
      <w:proofErr w:type="gramStart"/>
      <w:r w:rsidRPr="000950B1">
        <w:rPr>
          <w:lang w:val="en-US"/>
        </w:rPr>
        <w:t>inproceedings</w:t>
      </w:r>
      <w:proofErr w:type="spellEnd"/>
      <w:r w:rsidRPr="000950B1">
        <w:rPr>
          <w:lang w:val="en-US"/>
        </w:rPr>
        <w:t>{</w:t>
      </w:r>
      <w:proofErr w:type="spellStart"/>
      <w:proofErr w:type="gramEnd"/>
      <w:r w:rsidRPr="000950B1">
        <w:rPr>
          <w:lang w:val="en-US"/>
        </w:rPr>
        <w:t>inproceedings</w:t>
      </w:r>
      <w:proofErr w:type="spellEnd"/>
      <w:r w:rsidRPr="000950B1">
        <w:rPr>
          <w:lang w:val="en-US"/>
        </w:rPr>
        <w:t>,</w:t>
      </w:r>
    </w:p>
    <w:p w14:paraId="41BB46DB" w14:textId="77777777" w:rsidR="001E57D6" w:rsidRPr="000950B1" w:rsidRDefault="001E57D6" w:rsidP="000950B1">
      <w:pPr>
        <w:pStyle w:val="CommentText"/>
        <w:rPr>
          <w:lang w:val="en-US"/>
        </w:rPr>
      </w:pPr>
      <w:r w:rsidRPr="000950B1">
        <w:rPr>
          <w:lang w:val="en-US"/>
        </w:rPr>
        <w:t xml:space="preserve">author = {Kruger, Jan-Louis and </w:t>
      </w:r>
      <w:proofErr w:type="spellStart"/>
      <w:r w:rsidRPr="000950B1">
        <w:rPr>
          <w:lang w:val="en-US"/>
        </w:rPr>
        <w:t>Hefer-Jordaan</w:t>
      </w:r>
      <w:proofErr w:type="spellEnd"/>
      <w:r w:rsidRPr="000950B1">
        <w:rPr>
          <w:lang w:val="en-US"/>
        </w:rPr>
        <w:t xml:space="preserve">, </w:t>
      </w:r>
      <w:proofErr w:type="spellStart"/>
      <w:r w:rsidRPr="000950B1">
        <w:rPr>
          <w:lang w:val="en-US"/>
        </w:rPr>
        <w:t>Esté</w:t>
      </w:r>
      <w:proofErr w:type="spellEnd"/>
      <w:r w:rsidRPr="000950B1">
        <w:rPr>
          <w:lang w:val="en-US"/>
        </w:rPr>
        <w:t xml:space="preserve"> and Matthew, Gordon},</w:t>
      </w:r>
    </w:p>
    <w:p w14:paraId="489A296F" w14:textId="77777777" w:rsidR="001E57D6" w:rsidRPr="000950B1" w:rsidRDefault="001E57D6" w:rsidP="000950B1">
      <w:pPr>
        <w:pStyle w:val="CommentText"/>
        <w:rPr>
          <w:lang w:val="en-US"/>
        </w:rPr>
      </w:pPr>
      <w:r w:rsidRPr="000950B1">
        <w:rPr>
          <w:lang w:val="en-US"/>
        </w:rPr>
        <w:t>year = {2013},</w:t>
      </w:r>
    </w:p>
    <w:p w14:paraId="5D34540D" w14:textId="77777777" w:rsidR="001E57D6" w:rsidRPr="000950B1" w:rsidRDefault="001E57D6" w:rsidP="000950B1">
      <w:pPr>
        <w:pStyle w:val="CommentText"/>
        <w:rPr>
          <w:lang w:val="en-US"/>
        </w:rPr>
      </w:pPr>
      <w:r w:rsidRPr="000950B1">
        <w:rPr>
          <w:lang w:val="en-US"/>
        </w:rPr>
        <w:t>month = {08},</w:t>
      </w:r>
    </w:p>
    <w:p w14:paraId="3B895090" w14:textId="77777777" w:rsidR="001E57D6" w:rsidRPr="000950B1" w:rsidRDefault="001E57D6" w:rsidP="000950B1">
      <w:pPr>
        <w:pStyle w:val="CommentText"/>
        <w:rPr>
          <w:lang w:val="en-US"/>
        </w:rPr>
      </w:pPr>
      <w:r w:rsidRPr="000950B1">
        <w:rPr>
          <w:lang w:val="en-US"/>
        </w:rPr>
        <w:t>pages = {62-66},</w:t>
      </w:r>
    </w:p>
    <w:p w14:paraId="1DE475FD" w14:textId="77777777" w:rsidR="001E57D6" w:rsidRPr="000950B1" w:rsidRDefault="001E57D6" w:rsidP="000950B1">
      <w:pPr>
        <w:pStyle w:val="CommentText"/>
        <w:rPr>
          <w:lang w:val="en-US"/>
        </w:rPr>
      </w:pPr>
      <w:r w:rsidRPr="000950B1">
        <w:rPr>
          <w:lang w:val="en-US"/>
        </w:rPr>
        <w:t>title = {Measuring the impact of subtitles on cognitive load: Eye tracking and dynamic audiovisual texts},</w:t>
      </w:r>
    </w:p>
    <w:p w14:paraId="608F1DEF" w14:textId="77777777" w:rsidR="001E57D6" w:rsidRPr="000950B1" w:rsidRDefault="001E57D6" w:rsidP="000950B1">
      <w:pPr>
        <w:pStyle w:val="CommentText"/>
        <w:rPr>
          <w:lang w:val="en-US"/>
        </w:rPr>
      </w:pPr>
      <w:r w:rsidRPr="000950B1">
        <w:rPr>
          <w:lang w:val="en-US"/>
        </w:rPr>
        <w:t>journal = {ACM International Conference Proceeding Series},</w:t>
      </w:r>
    </w:p>
    <w:p w14:paraId="6D7C4E69" w14:textId="77777777" w:rsidR="001E57D6" w:rsidRPr="00AB2187" w:rsidRDefault="001E57D6" w:rsidP="000950B1">
      <w:pPr>
        <w:pStyle w:val="CommentText"/>
        <w:rPr>
          <w:lang w:val="en-US"/>
        </w:rPr>
      </w:pPr>
      <w:proofErr w:type="spellStart"/>
      <w:r w:rsidRPr="00AB2187">
        <w:rPr>
          <w:lang w:val="en-US"/>
        </w:rPr>
        <w:t>doi</w:t>
      </w:r>
      <w:proofErr w:type="spellEnd"/>
      <w:r w:rsidRPr="00AB2187">
        <w:rPr>
          <w:lang w:val="en-US"/>
        </w:rPr>
        <w:t xml:space="preserve"> = {10.1145/2509315.2509331}</w:t>
      </w:r>
    </w:p>
    <w:p w14:paraId="2486A4EB" w14:textId="54D90442" w:rsidR="001E57D6" w:rsidRPr="00AB2187" w:rsidRDefault="001E57D6" w:rsidP="000950B1">
      <w:pPr>
        <w:pStyle w:val="CommentText"/>
        <w:rPr>
          <w:lang w:val="en-US"/>
        </w:rPr>
      </w:pPr>
      <w:r w:rsidRPr="00AB2187">
        <w:rPr>
          <w:lang w:val="en-US"/>
        </w:rPr>
        <w:t>}</w:t>
      </w:r>
    </w:p>
  </w:comment>
  <w:comment w:id="462" w:author="MenosG" w:date="2019-05-06T20:51:00Z" w:initials="M">
    <w:p w14:paraId="1237040E" w14:textId="28EEB0C7" w:rsidR="001E57D6" w:rsidRPr="00AB2187" w:rsidRDefault="001E57D6">
      <w:pPr>
        <w:pStyle w:val="CommentText"/>
        <w:rPr>
          <w:lang w:val="en-US"/>
        </w:rPr>
      </w:pPr>
      <w:r>
        <w:rPr>
          <w:rStyle w:val="CommentReference"/>
        </w:rPr>
        <w:annotationRef/>
      </w:r>
      <w:proofErr w:type="spellStart"/>
      <w:r w:rsidRPr="00AB2187">
        <w:rPr>
          <w:lang w:val="en-US"/>
        </w:rPr>
        <w:t>Dodac</w:t>
      </w:r>
      <w:proofErr w:type="spellEnd"/>
      <w:r w:rsidRPr="00AB2187">
        <w:rPr>
          <w:lang w:val="en-US"/>
        </w:rPr>
        <w:t xml:space="preserve"> </w:t>
      </w:r>
      <w:proofErr w:type="spellStart"/>
      <w:r w:rsidRPr="00AB2187">
        <w:rPr>
          <w:lang w:val="en-US"/>
        </w:rPr>
        <w:t>jakies</w:t>
      </w:r>
      <w:proofErr w:type="spellEnd"/>
    </w:p>
  </w:comment>
  <w:comment w:id="463" w:author="MenosG" w:date="2019-05-18T18:21:00Z" w:initials="M">
    <w:p w14:paraId="21203287" w14:textId="77777777" w:rsidR="001E57D6" w:rsidRPr="003D28BA" w:rsidRDefault="001E57D6" w:rsidP="003D28BA">
      <w:pPr>
        <w:pStyle w:val="HTMLPreformatted"/>
        <w:rPr>
          <w:lang w:val="en-US"/>
        </w:rPr>
      </w:pPr>
      <w:r>
        <w:rPr>
          <w:rStyle w:val="CommentReference"/>
        </w:rPr>
        <w:annotationRef/>
      </w:r>
      <w:r w:rsidRPr="003D28BA">
        <w:rPr>
          <w:lang w:val="en-US"/>
        </w:rPr>
        <w:t>@</w:t>
      </w:r>
      <w:proofErr w:type="spellStart"/>
      <w:proofErr w:type="gramStart"/>
      <w:r w:rsidRPr="003D28BA">
        <w:rPr>
          <w:lang w:val="en-US"/>
        </w:rPr>
        <w:t>inproceedings</w:t>
      </w:r>
      <w:proofErr w:type="spellEnd"/>
      <w:r w:rsidRPr="003D28BA">
        <w:rPr>
          <w:lang w:val="en-US"/>
        </w:rPr>
        <w:t>{</w:t>
      </w:r>
      <w:proofErr w:type="gramEnd"/>
      <w:r w:rsidRPr="003D28BA">
        <w:rPr>
          <w:lang w:val="en-US"/>
        </w:rPr>
        <w:t>Tsukada:2012:AAE:2168556.2168597,</w:t>
      </w:r>
    </w:p>
    <w:p w14:paraId="6B3F1A04" w14:textId="77777777" w:rsidR="001E57D6" w:rsidRPr="003D28BA" w:rsidRDefault="001E57D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author = {</w:t>
      </w:r>
      <w:proofErr w:type="spellStart"/>
      <w:r w:rsidRPr="003D28BA">
        <w:rPr>
          <w:rFonts w:ascii="Courier New" w:hAnsi="Courier New" w:cs="Courier New"/>
          <w:lang w:val="en-US"/>
        </w:rPr>
        <w:t>Tsukada</w:t>
      </w:r>
      <w:proofErr w:type="spellEnd"/>
      <w:r w:rsidRPr="003D28BA">
        <w:rPr>
          <w:rFonts w:ascii="Courier New" w:hAnsi="Courier New" w:cs="Courier New"/>
          <w:lang w:val="en-US"/>
        </w:rPr>
        <w:t xml:space="preserve">, Akihiro and </w:t>
      </w:r>
      <w:proofErr w:type="spellStart"/>
      <w:r w:rsidRPr="003D28BA">
        <w:rPr>
          <w:rFonts w:ascii="Courier New" w:hAnsi="Courier New" w:cs="Courier New"/>
          <w:lang w:val="en-US"/>
        </w:rPr>
        <w:t>Kanade</w:t>
      </w:r>
      <w:proofErr w:type="spellEnd"/>
      <w:r w:rsidRPr="003D28BA">
        <w:rPr>
          <w:rFonts w:ascii="Courier New" w:hAnsi="Courier New" w:cs="Courier New"/>
          <w:lang w:val="en-US"/>
        </w:rPr>
        <w:t>, Takeo},</w:t>
      </w:r>
    </w:p>
    <w:p w14:paraId="6ED5F566" w14:textId="77777777" w:rsidR="001E57D6" w:rsidRPr="003D28BA" w:rsidRDefault="001E57D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title = {Automatic Acquisition of a 3D Eye Model for a Wearable First-person Vision Device},</w:t>
      </w:r>
    </w:p>
    <w:p w14:paraId="21344444" w14:textId="77777777" w:rsidR="001E57D6" w:rsidRPr="003D28BA" w:rsidRDefault="001E57D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booktitle</w:t>
      </w:r>
      <w:proofErr w:type="spellEnd"/>
      <w:r w:rsidRPr="003D28BA">
        <w:rPr>
          <w:rFonts w:ascii="Courier New" w:hAnsi="Courier New" w:cs="Courier New"/>
          <w:lang w:val="en-US"/>
        </w:rPr>
        <w:t xml:space="preserve"> = {Proceedings of the Symposium on Eye Tracking Research and Applications},</w:t>
      </w:r>
    </w:p>
    <w:p w14:paraId="6D2BA211" w14:textId="77777777" w:rsidR="001E57D6" w:rsidRPr="003D28BA" w:rsidRDefault="001E57D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series = {ETRA '12},</w:t>
      </w:r>
    </w:p>
    <w:p w14:paraId="3DF55D50" w14:textId="77777777" w:rsidR="001E57D6" w:rsidRPr="003D28BA" w:rsidRDefault="001E57D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year = {2012},</w:t>
      </w:r>
    </w:p>
    <w:p w14:paraId="090998B6" w14:textId="77777777" w:rsidR="001E57D6" w:rsidRPr="003D28BA" w:rsidRDefault="001E57D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isbn</w:t>
      </w:r>
      <w:proofErr w:type="spellEnd"/>
      <w:r w:rsidRPr="003D28BA">
        <w:rPr>
          <w:rFonts w:ascii="Courier New" w:hAnsi="Courier New" w:cs="Courier New"/>
          <w:lang w:val="en-US"/>
        </w:rPr>
        <w:t xml:space="preserve"> = {978-1-4503-1221-9},</w:t>
      </w:r>
    </w:p>
    <w:p w14:paraId="50343F01" w14:textId="77777777" w:rsidR="001E57D6" w:rsidRPr="003D28BA" w:rsidRDefault="001E57D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location = {Santa Barbara, California},</w:t>
      </w:r>
    </w:p>
    <w:p w14:paraId="7F61EEBD" w14:textId="77777777" w:rsidR="001E57D6" w:rsidRPr="003D28BA" w:rsidRDefault="001E57D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pages = {213--216},</w:t>
      </w:r>
    </w:p>
    <w:p w14:paraId="6B10BFA5" w14:textId="77777777" w:rsidR="001E57D6" w:rsidRPr="003D28BA" w:rsidRDefault="001E57D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numpages</w:t>
      </w:r>
      <w:proofErr w:type="spellEnd"/>
      <w:r w:rsidRPr="003D28BA">
        <w:rPr>
          <w:rFonts w:ascii="Courier New" w:hAnsi="Courier New" w:cs="Courier New"/>
          <w:lang w:val="en-US"/>
        </w:rPr>
        <w:t xml:space="preserve"> = {4},</w:t>
      </w:r>
    </w:p>
    <w:p w14:paraId="7C9507DC" w14:textId="77777777" w:rsidR="001E57D6" w:rsidRPr="003D28BA" w:rsidRDefault="001E57D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url</w:t>
      </w:r>
      <w:proofErr w:type="spellEnd"/>
      <w:r w:rsidRPr="003D28BA">
        <w:rPr>
          <w:rFonts w:ascii="Courier New" w:hAnsi="Courier New" w:cs="Courier New"/>
          <w:lang w:val="en-US"/>
        </w:rPr>
        <w:t xml:space="preserve"> = {http://doi.acm.org/10.1145/2168556.2168597},</w:t>
      </w:r>
    </w:p>
    <w:p w14:paraId="7C5B8AEA" w14:textId="77777777" w:rsidR="001E57D6" w:rsidRPr="003D28BA" w:rsidRDefault="001E57D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doi</w:t>
      </w:r>
      <w:proofErr w:type="spellEnd"/>
      <w:r w:rsidRPr="003D28BA">
        <w:rPr>
          <w:rFonts w:ascii="Courier New" w:hAnsi="Courier New" w:cs="Courier New"/>
          <w:lang w:val="en-US"/>
        </w:rPr>
        <w:t xml:space="preserve"> = {10.1145/2168556.2168597},</w:t>
      </w:r>
    </w:p>
    <w:p w14:paraId="5EED26EC" w14:textId="77777777" w:rsidR="001E57D6" w:rsidRPr="003D28BA" w:rsidRDefault="001E57D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acmid</w:t>
      </w:r>
      <w:proofErr w:type="spellEnd"/>
      <w:r w:rsidRPr="003D28BA">
        <w:rPr>
          <w:rFonts w:ascii="Courier New" w:hAnsi="Courier New" w:cs="Courier New"/>
          <w:lang w:val="en-US"/>
        </w:rPr>
        <w:t xml:space="preserve"> = {2168597},</w:t>
      </w:r>
    </w:p>
    <w:p w14:paraId="4AFB0593" w14:textId="77777777" w:rsidR="001E57D6" w:rsidRPr="003D28BA" w:rsidRDefault="001E57D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publisher = {ACM},</w:t>
      </w:r>
    </w:p>
    <w:p w14:paraId="1B11AA14" w14:textId="77777777" w:rsidR="001E57D6" w:rsidRPr="003D28BA" w:rsidRDefault="001E57D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address = {New York, NY, USA},</w:t>
      </w:r>
    </w:p>
    <w:p w14:paraId="0FB6744C" w14:textId="77777777" w:rsidR="001E57D6" w:rsidRPr="003D28BA" w:rsidRDefault="001E57D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keywords = {3D eye model, eye tracking, first-person vision, gaze tracking, wearable device},</w:t>
      </w:r>
    </w:p>
    <w:p w14:paraId="65982F78" w14:textId="77777777" w:rsidR="001E57D6" w:rsidRPr="003D28BA" w:rsidRDefault="001E57D6"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
    <w:p w14:paraId="7638F54B" w14:textId="24B2580D" w:rsidR="001E57D6" w:rsidRPr="003D28BA" w:rsidRDefault="001E57D6">
      <w:pPr>
        <w:pStyle w:val="CommentText"/>
        <w:rPr>
          <w:lang w:val="en-US"/>
        </w:rPr>
      </w:pPr>
    </w:p>
  </w:comment>
  <w:comment w:id="464" w:author="MenosG" w:date="2019-05-18T18:28:00Z" w:initials="M">
    <w:p w14:paraId="642006B0" w14:textId="77777777" w:rsidR="001E57D6" w:rsidRPr="003D28BA" w:rsidRDefault="001E57D6" w:rsidP="003D28BA">
      <w:pPr>
        <w:pStyle w:val="HTMLPreformatted"/>
        <w:rPr>
          <w:lang w:val="en-US"/>
        </w:rPr>
      </w:pPr>
      <w:r>
        <w:rPr>
          <w:rStyle w:val="CommentReference"/>
        </w:rPr>
        <w:annotationRef/>
      </w:r>
      <w:r w:rsidRPr="003D28BA">
        <w:rPr>
          <w:lang w:val="en-US"/>
        </w:rPr>
        <w:t>@</w:t>
      </w:r>
      <w:proofErr w:type="spellStart"/>
      <w:proofErr w:type="gramStart"/>
      <w:r w:rsidRPr="003D28BA">
        <w:rPr>
          <w:lang w:val="en-US"/>
        </w:rPr>
        <w:t>inproceedings</w:t>
      </w:r>
      <w:proofErr w:type="spellEnd"/>
      <w:r w:rsidRPr="003D28BA">
        <w:rPr>
          <w:lang w:val="en-US"/>
        </w:rPr>
        <w:t>{</w:t>
      </w:r>
      <w:proofErr w:type="gramEnd"/>
      <w:r w:rsidRPr="003D28BA">
        <w:rPr>
          <w:lang w:val="en-US"/>
        </w:rPr>
        <w:t>Swirski2013,</w:t>
      </w:r>
    </w:p>
    <w:p w14:paraId="3BAD8C1E" w14:textId="77777777" w:rsidR="001E57D6" w:rsidRPr="003D28BA" w:rsidRDefault="001E57D6" w:rsidP="003D28BA">
      <w:pPr>
        <w:pStyle w:val="HTMLPreformatted"/>
        <w:rPr>
          <w:lang w:val="en-US"/>
        </w:rPr>
      </w:pPr>
      <w:r w:rsidRPr="003D28BA">
        <w:rPr>
          <w:lang w:val="en-US"/>
        </w:rPr>
        <w:t xml:space="preserve">    author    = {Lech \'</w:t>
      </w:r>
      <w:proofErr w:type="spellStart"/>
      <w:r w:rsidRPr="003D28BA">
        <w:rPr>
          <w:lang w:val="en-US"/>
        </w:rPr>
        <w:t>Swirski</w:t>
      </w:r>
      <w:proofErr w:type="spellEnd"/>
      <w:r w:rsidRPr="003D28BA">
        <w:rPr>
          <w:lang w:val="en-US"/>
        </w:rPr>
        <w:t xml:space="preserve"> and Neil A. Dodgson},</w:t>
      </w:r>
    </w:p>
    <w:p w14:paraId="0BE5303F" w14:textId="77777777" w:rsidR="001E57D6" w:rsidRPr="003D28BA" w:rsidRDefault="001E57D6" w:rsidP="003D28BA">
      <w:pPr>
        <w:pStyle w:val="HTMLPreformatted"/>
        <w:rPr>
          <w:lang w:val="en-US"/>
        </w:rPr>
      </w:pPr>
      <w:r w:rsidRPr="003D28BA">
        <w:rPr>
          <w:lang w:val="en-US"/>
        </w:rPr>
        <w:t xml:space="preserve">    title     = {A fully-automatic, temporal approach to single camera, glint-free 3D eye model fitting [Abstract]},</w:t>
      </w:r>
    </w:p>
    <w:p w14:paraId="72789017" w14:textId="77777777" w:rsidR="001E57D6" w:rsidRPr="003D28BA" w:rsidRDefault="001E57D6" w:rsidP="003D28BA">
      <w:pPr>
        <w:pStyle w:val="HTMLPreformatted"/>
        <w:rPr>
          <w:lang w:val="en-US"/>
        </w:rPr>
      </w:pPr>
      <w:r w:rsidRPr="003D28BA">
        <w:rPr>
          <w:lang w:val="en-US"/>
        </w:rPr>
        <w:t xml:space="preserve">    </w:t>
      </w:r>
      <w:proofErr w:type="spellStart"/>
      <w:r w:rsidRPr="003D28BA">
        <w:rPr>
          <w:lang w:val="en-US"/>
        </w:rPr>
        <w:t>booktitle</w:t>
      </w:r>
      <w:proofErr w:type="spellEnd"/>
      <w:r w:rsidRPr="003D28BA">
        <w:rPr>
          <w:lang w:val="en-US"/>
        </w:rPr>
        <w:t xml:space="preserve"> = {Proceedings of ECEM 2013},</w:t>
      </w:r>
    </w:p>
    <w:p w14:paraId="163CACD5" w14:textId="77777777" w:rsidR="001E57D6" w:rsidRPr="003D28BA" w:rsidRDefault="001E57D6" w:rsidP="003D28BA">
      <w:pPr>
        <w:pStyle w:val="HTMLPreformatted"/>
        <w:rPr>
          <w:lang w:val="en-US"/>
        </w:rPr>
      </w:pPr>
      <w:r w:rsidRPr="003D28BA">
        <w:rPr>
          <w:lang w:val="en-US"/>
        </w:rPr>
        <w:t xml:space="preserve">    month     = </w:t>
      </w:r>
      <w:proofErr w:type="spellStart"/>
      <w:r w:rsidRPr="003D28BA">
        <w:rPr>
          <w:lang w:val="en-US"/>
        </w:rPr>
        <w:t>aug</w:t>
      </w:r>
      <w:proofErr w:type="spellEnd"/>
      <w:r w:rsidRPr="003D28BA">
        <w:rPr>
          <w:lang w:val="en-US"/>
        </w:rPr>
        <w:t>,</w:t>
      </w:r>
    </w:p>
    <w:p w14:paraId="30BF1F34" w14:textId="77777777" w:rsidR="001E57D6" w:rsidRPr="003D28BA" w:rsidRDefault="001E57D6" w:rsidP="003D28BA">
      <w:pPr>
        <w:pStyle w:val="HTMLPreformatted"/>
        <w:rPr>
          <w:lang w:val="en-US"/>
        </w:rPr>
      </w:pPr>
      <w:r w:rsidRPr="003D28BA">
        <w:rPr>
          <w:lang w:val="en-US"/>
        </w:rPr>
        <w:t xml:space="preserve">    year      = {2013},</w:t>
      </w:r>
    </w:p>
    <w:p w14:paraId="2F1CCDBB" w14:textId="77777777" w:rsidR="001E57D6" w:rsidRPr="003D28BA" w:rsidRDefault="001E57D6" w:rsidP="003D28BA">
      <w:pPr>
        <w:pStyle w:val="HTMLPreformatted"/>
        <w:rPr>
          <w:lang w:val="en-US"/>
        </w:rPr>
      </w:pPr>
      <w:r w:rsidRPr="003D28BA">
        <w:rPr>
          <w:lang w:val="en-US"/>
        </w:rPr>
        <w:t xml:space="preserve">    </w:t>
      </w:r>
      <w:proofErr w:type="gramStart"/>
      <w:r w:rsidRPr="003D28BA">
        <w:rPr>
          <w:lang w:val="en-US"/>
        </w:rPr>
        <w:t>location  =</w:t>
      </w:r>
      <w:proofErr w:type="gramEnd"/>
      <w:r w:rsidRPr="003D28BA">
        <w:rPr>
          <w:lang w:val="en-US"/>
        </w:rPr>
        <w:t xml:space="preserve"> {Lund, Sweden},</w:t>
      </w:r>
    </w:p>
    <w:p w14:paraId="7F0D4F7A" w14:textId="77777777" w:rsidR="001E57D6" w:rsidRPr="003D28BA" w:rsidRDefault="001E57D6" w:rsidP="003D28BA">
      <w:pPr>
        <w:pStyle w:val="HTMLPreformatted"/>
        <w:rPr>
          <w:lang w:val="en-US"/>
        </w:rPr>
      </w:pPr>
      <w:r w:rsidRPr="003D28BA">
        <w:rPr>
          <w:lang w:val="en-US"/>
        </w:rPr>
        <w:t xml:space="preserve">    </w:t>
      </w:r>
      <w:proofErr w:type="spellStart"/>
      <w:r w:rsidRPr="003D28BA">
        <w:rPr>
          <w:lang w:val="en-US"/>
        </w:rPr>
        <w:t>url</w:t>
      </w:r>
      <w:proofErr w:type="spellEnd"/>
      <w:r w:rsidRPr="003D28BA">
        <w:rPr>
          <w:lang w:val="en-US"/>
        </w:rPr>
        <w:t xml:space="preserve">       = {http://www.cl.cam.ac.uk/research/rainbow/projects/eyemodelfit/},</w:t>
      </w:r>
    </w:p>
    <w:p w14:paraId="3CAF05A3" w14:textId="77777777" w:rsidR="001E57D6" w:rsidRPr="00AB2187" w:rsidRDefault="001E57D6" w:rsidP="003D28BA">
      <w:pPr>
        <w:pStyle w:val="HTMLPreformatted"/>
        <w:rPr>
          <w:lang w:val="en-US"/>
        </w:rPr>
      </w:pPr>
      <w:r w:rsidRPr="003D28BA">
        <w:rPr>
          <w:lang w:val="en-US"/>
        </w:rPr>
        <w:t xml:space="preserve">  </w:t>
      </w:r>
      <w:r w:rsidRPr="00AB2187">
        <w:rPr>
          <w:lang w:val="en-US"/>
        </w:rPr>
        <w:t>}</w:t>
      </w:r>
    </w:p>
    <w:p w14:paraId="44B98817" w14:textId="1CA6B9F7" w:rsidR="001E57D6" w:rsidRPr="00AB2187" w:rsidRDefault="001E57D6">
      <w:pPr>
        <w:pStyle w:val="CommentText"/>
        <w:rPr>
          <w:lang w:val="en-US"/>
        </w:rPr>
      </w:pPr>
    </w:p>
  </w:comment>
  <w:comment w:id="483" w:author="MenosG" w:date="2019-05-06T20:57:00Z" w:initials="M">
    <w:p w14:paraId="248FBB29" w14:textId="2FC25559" w:rsidR="001E57D6" w:rsidRPr="00AB2187" w:rsidRDefault="001E57D6">
      <w:pPr>
        <w:pStyle w:val="CommentText"/>
        <w:rPr>
          <w:lang w:val="en-US"/>
        </w:rPr>
      </w:pPr>
      <w:r>
        <w:rPr>
          <w:rStyle w:val="CommentReference"/>
        </w:rPr>
        <w:annotationRef/>
      </w:r>
      <w:r w:rsidRPr="00AB2187">
        <w:rPr>
          <w:lang w:val="en-US"/>
        </w:rPr>
        <w:t>https://www.tobiipro.com/siteassets/tobii-pro/accuracy-and-precision-tests/tobii-pro-glasses-2-accuracy-and-precision-test-report.pdf</w:t>
      </w:r>
    </w:p>
  </w:comment>
  <w:comment w:id="493" w:author="MenosG" w:date="2019-05-06T21:04:00Z" w:initials="M">
    <w:p w14:paraId="363ABEA2" w14:textId="40BAF6F4" w:rsidR="001E57D6" w:rsidRDefault="001E57D6">
      <w:pPr>
        <w:pStyle w:val="CommentText"/>
      </w:pPr>
      <w:r>
        <w:rPr>
          <w:rStyle w:val="CommentReference"/>
        </w:rPr>
        <w:annotationRef/>
      </w:r>
      <w:r>
        <w:t>wpisac jakie</w:t>
      </w:r>
    </w:p>
  </w:comment>
  <w:comment w:id="540" w:author="MenosG" w:date="2019-04-15T21:07:00Z" w:initials="M">
    <w:p w14:paraId="62B67695" w14:textId="77777777" w:rsidR="001E57D6" w:rsidRPr="003B5A23" w:rsidRDefault="001E57D6" w:rsidP="004D0682">
      <w:pPr>
        <w:pStyle w:val="Header"/>
      </w:pPr>
      <w:r>
        <w:rPr>
          <w:rStyle w:val="CommentReference"/>
        </w:rPr>
        <w:annotationRef/>
      </w:r>
    </w:p>
    <w:p w14:paraId="0CF02167" w14:textId="77777777" w:rsidR="001E57D6" w:rsidRPr="003B5A23" w:rsidRDefault="001E57D6" w:rsidP="004D0682">
      <w:pPr>
        <w:pStyle w:val="Header"/>
      </w:pPr>
    </w:p>
    <w:p w14:paraId="733E15C7" w14:textId="77777777" w:rsidR="001E57D6" w:rsidRDefault="001E57D6" w:rsidP="004D0682">
      <w:pPr>
        <w:pStyle w:val="Header"/>
      </w:pPr>
      <w:r w:rsidRPr="0011735C">
        <w:t>Tutaj lekka systematyka istniejących rozw</w:t>
      </w:r>
      <w:r>
        <w:t>iązań, jakie są podziały, może trochę o udziale rynku…</w:t>
      </w:r>
    </w:p>
    <w:p w14:paraId="2FD65753" w14:textId="77777777" w:rsidR="001E57D6" w:rsidRPr="0011735C" w:rsidRDefault="001E57D6" w:rsidP="004D0682">
      <w:pPr>
        <w:pStyle w:val="Header"/>
      </w:pPr>
    </w:p>
    <w:p w14:paraId="4CE0D182" w14:textId="77777777" w:rsidR="001E57D6" w:rsidRPr="0011735C" w:rsidRDefault="001E57D6" w:rsidP="004D0682">
      <w:pPr>
        <w:pStyle w:val="Header"/>
      </w:pPr>
      <w:r>
        <w:t>Tu opisujesz wszystkie ……</w:t>
      </w:r>
    </w:p>
    <w:p w14:paraId="67D25791" w14:textId="77777777" w:rsidR="001E57D6" w:rsidRPr="002C7D88" w:rsidRDefault="001E57D6" w:rsidP="004D0682">
      <w:pPr>
        <w:pStyle w:val="Header"/>
      </w:pPr>
    </w:p>
    <w:p w14:paraId="0B7652BC" w14:textId="77777777" w:rsidR="001E57D6" w:rsidRPr="0011735C" w:rsidRDefault="001E57D6" w:rsidP="004D0682">
      <w:pPr>
        <w:pStyle w:val="Header"/>
      </w:pPr>
      <w:r w:rsidRPr="0011735C">
        <w:t>Środowisko badawcze I wymagania ek</w:t>
      </w:r>
      <w:r>
        <w:t>sperymentu wymagają od sprzętu by następujące minimalne parametry bla bla</w:t>
      </w:r>
    </w:p>
    <w:p w14:paraId="1376B821" w14:textId="77777777" w:rsidR="001E57D6" w:rsidRDefault="001E57D6">
      <w:pPr>
        <w:pStyle w:val="CommentText"/>
      </w:pPr>
    </w:p>
    <w:p w14:paraId="4D1B033B" w14:textId="5550AFD7" w:rsidR="001E57D6" w:rsidRDefault="001E57D6">
      <w:pPr>
        <w:pStyle w:val="CommentText"/>
      </w:pPr>
    </w:p>
  </w:comment>
  <w:comment w:id="549" w:author="MenosG" w:date="2019-05-06T21:09:00Z" w:initials="M">
    <w:p w14:paraId="5C1888EE" w14:textId="77777777" w:rsidR="001E57D6" w:rsidRDefault="001E57D6">
      <w:pPr>
        <w:pStyle w:val="CommentText"/>
      </w:pPr>
      <w:r>
        <w:rPr>
          <w:rStyle w:val="CommentReference"/>
        </w:rPr>
        <w:annotationRef/>
      </w:r>
      <w:r>
        <w:t>Dodaj cytowanie</w:t>
      </w:r>
    </w:p>
    <w:p w14:paraId="58B342F7" w14:textId="3E17C60D" w:rsidR="001E57D6" w:rsidRDefault="001E57D6">
      <w:pPr>
        <w:pStyle w:val="CommentText"/>
      </w:pPr>
      <w:r w:rsidRPr="003D28BA">
        <w:t>http://rohmfs.rohm.com/en/products/databook/datasheet/ic/sensor/light/bh1603fvc-e.pdf</w:t>
      </w:r>
    </w:p>
  </w:comment>
  <w:comment w:id="555" w:author="MenosG" w:date="2019-04-15T21:38:00Z" w:initials="M">
    <w:p w14:paraId="2AF74745" w14:textId="77777777" w:rsidR="001E57D6" w:rsidRDefault="001E57D6">
      <w:pPr>
        <w:pStyle w:val="CommentText"/>
      </w:pPr>
      <w:r>
        <w:rPr>
          <w:rStyle w:val="CommentReference"/>
        </w:rPr>
        <w:annotationRef/>
      </w:r>
      <w:r>
        <w:t>Zamienic to na diagram przejsc</w:t>
      </w:r>
    </w:p>
    <w:p w14:paraId="127102B4" w14:textId="5E9F93D5" w:rsidR="001E57D6" w:rsidRDefault="001E57D6">
      <w:pPr>
        <w:pStyle w:val="CommentText"/>
      </w:pPr>
    </w:p>
  </w:comment>
  <w:comment w:id="556" w:author="MenosG" w:date="2019-05-06T21:10:00Z" w:initials="M">
    <w:p w14:paraId="50DF55F4" w14:textId="506C93CE" w:rsidR="001E57D6" w:rsidRDefault="001E57D6">
      <w:pPr>
        <w:pStyle w:val="CommentText"/>
      </w:pPr>
      <w:r>
        <w:rPr>
          <w:rStyle w:val="CommentReference"/>
        </w:rPr>
        <w:annotationRef/>
      </w:r>
      <w:r>
        <w:t>Nie ma sensu chyba</w:t>
      </w:r>
    </w:p>
  </w:comment>
  <w:comment w:id="560" w:author="MenosG" w:date="2019-05-19T09:27:00Z" w:initials="M">
    <w:p w14:paraId="2F153823" w14:textId="0D945B4E" w:rsidR="001E57D6" w:rsidRDefault="001E57D6">
      <w:pPr>
        <w:pStyle w:val="CommentText"/>
      </w:pPr>
      <w:r>
        <w:rPr>
          <w:rStyle w:val="CommentReference"/>
        </w:rPr>
        <w:annotationRef/>
      </w:r>
      <w:r>
        <w:t>No nie wiem..</w:t>
      </w:r>
    </w:p>
  </w:comment>
  <w:comment w:id="639" w:author="MenosG" w:date="2019-05-19T09:27:00Z" w:initials="M">
    <w:p w14:paraId="0F7F6541" w14:textId="5900EE73" w:rsidR="001E57D6" w:rsidRDefault="001E57D6">
      <w:pPr>
        <w:pStyle w:val="CommentText"/>
      </w:pPr>
      <w:r>
        <w:rPr>
          <w:rStyle w:val="CommentReference"/>
        </w:rPr>
        <w:annotationRef/>
      </w:r>
      <w:proofErr w:type="spellStart"/>
      <w:r>
        <w:t>CrossCorelation</w:t>
      </w:r>
      <w:proofErr w:type="spellEnd"/>
    </w:p>
  </w:comment>
  <w:comment w:id="721" w:author="MenosG" w:date="2019-05-19T09:26:00Z" w:initials="M">
    <w:p w14:paraId="538F6B83" w14:textId="1F52671B" w:rsidR="001E57D6" w:rsidRDefault="001E57D6">
      <w:pPr>
        <w:pStyle w:val="CommentText"/>
      </w:pPr>
      <w:r>
        <w:rPr>
          <w:rStyle w:val="CommentReference"/>
        </w:rPr>
        <w:annotationRef/>
      </w:r>
      <w:r>
        <w:t>ZMIENIC!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50DB4B" w15:done="0"/>
  <w15:commentEx w15:paraId="78DCC800" w15:done="0"/>
  <w15:commentEx w15:paraId="1DF434B2" w15:done="0"/>
  <w15:commentEx w15:paraId="6DFA7B35" w15:done="0"/>
  <w15:commentEx w15:paraId="46C826F7" w15:paraIdParent="6DFA7B35" w15:done="0"/>
  <w15:commentEx w15:paraId="2486A4EB" w15:paraIdParent="6DFA7B35" w15:done="0"/>
  <w15:commentEx w15:paraId="1237040E" w15:done="0"/>
  <w15:commentEx w15:paraId="7638F54B" w15:paraIdParent="1237040E" w15:done="0"/>
  <w15:commentEx w15:paraId="44B98817" w15:paraIdParent="1237040E" w15:done="0"/>
  <w15:commentEx w15:paraId="248FBB29" w15:done="0"/>
  <w15:commentEx w15:paraId="363ABEA2" w15:done="1"/>
  <w15:commentEx w15:paraId="4D1B033B" w15:done="1"/>
  <w15:commentEx w15:paraId="58B342F7" w15:done="0"/>
  <w15:commentEx w15:paraId="127102B4" w15:done="0"/>
  <w15:commentEx w15:paraId="50DF55F4" w15:paraIdParent="127102B4" w15:done="0"/>
  <w15:commentEx w15:paraId="2F153823" w15:done="0"/>
  <w15:commentEx w15:paraId="0F7F6541" w15:done="0"/>
  <w15:commentEx w15:paraId="538F6B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50DB4B" w16cid:durableId="208B9F10"/>
  <w16cid:commentId w16cid:paraId="78DCC800" w16cid:durableId="208B9EF4"/>
  <w16cid:commentId w16cid:paraId="1DF434B2" w16cid:durableId="208B9A2D"/>
  <w16cid:commentId w16cid:paraId="6DFA7B35" w16cid:durableId="207B1C69"/>
  <w16cid:commentId w16cid:paraId="46C826F7" w16cid:durableId="208ACE12"/>
  <w16cid:commentId w16cid:paraId="2486A4EB" w16cid:durableId="208ACE97"/>
  <w16cid:commentId w16cid:paraId="1237040E" w16cid:durableId="207B1CC6"/>
  <w16cid:commentId w16cid:paraId="7638F54B" w16cid:durableId="208ACBC4"/>
  <w16cid:commentId w16cid:paraId="44B98817" w16cid:durableId="208ACD31"/>
  <w16cid:commentId w16cid:paraId="248FBB29" w16cid:durableId="207B1E52"/>
  <w16cid:commentId w16cid:paraId="363ABEA2" w16cid:durableId="207B1FF1"/>
  <w16cid:commentId w16cid:paraId="4D1B033B" w16cid:durableId="205F7114"/>
  <w16cid:commentId w16cid:paraId="58B342F7" w16cid:durableId="207B20F6"/>
  <w16cid:commentId w16cid:paraId="127102B4" w16cid:durableId="205F7846"/>
  <w16cid:commentId w16cid:paraId="50DF55F4" w16cid:durableId="207B215B"/>
  <w16cid:commentId w16cid:paraId="2F153823" w16cid:durableId="208BA009"/>
  <w16cid:commentId w16cid:paraId="0F7F6541" w16cid:durableId="208BA010"/>
  <w16cid:commentId w16cid:paraId="538F6B83" w16cid:durableId="208B9F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B367D5" w14:textId="77777777" w:rsidR="00BA722F" w:rsidRDefault="00BA722F" w:rsidP="00CE725A">
      <w:r>
        <w:separator/>
      </w:r>
    </w:p>
  </w:endnote>
  <w:endnote w:type="continuationSeparator" w:id="0">
    <w:p w14:paraId="01043D69" w14:textId="77777777" w:rsidR="00BA722F" w:rsidRDefault="00BA722F" w:rsidP="00CE72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PL Times New Roman">
    <w:altName w:val="Times New Roman"/>
    <w:charset w:val="00"/>
    <w:family w:val="roman"/>
    <w:pitch w:val="variable"/>
    <w:sig w:usb0="00000003" w:usb1="00000000" w:usb2="00000000" w:usb3="00000000" w:csb0="00000001" w:csb1="00000000"/>
  </w:font>
  <w:font w:name="Segoe UI">
    <w:altName w:val="Calibr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0A4D23" w14:textId="77777777" w:rsidR="00BA722F" w:rsidRDefault="00BA722F" w:rsidP="00CE725A">
      <w:r>
        <w:separator/>
      </w:r>
    </w:p>
  </w:footnote>
  <w:footnote w:type="continuationSeparator" w:id="0">
    <w:p w14:paraId="0873836B" w14:textId="77777777" w:rsidR="00BA722F" w:rsidRDefault="00BA722F" w:rsidP="00CE72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956EA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DA05C1E"/>
    <w:multiLevelType w:val="hybridMultilevel"/>
    <w:tmpl w:val="8318A758"/>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02E6F7F"/>
    <w:multiLevelType w:val="hybridMultilevel"/>
    <w:tmpl w:val="5E1A76C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36244066"/>
    <w:multiLevelType w:val="hybridMultilevel"/>
    <w:tmpl w:val="92542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43AE2223"/>
    <w:multiLevelType w:val="hybridMultilevel"/>
    <w:tmpl w:val="AB183D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7DFF60E9"/>
    <w:multiLevelType w:val="hybridMultilevel"/>
    <w:tmpl w:val="D69A61CC"/>
    <w:lvl w:ilvl="0" w:tplc="DF2298AE">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3"/>
  </w:num>
  <w:num w:numId="5">
    <w:abstractNumId w:val="2"/>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nosG">
    <w15:presenceInfo w15:providerId="None" w15:userId="MenosG"/>
  </w15:person>
  <w15:person w15:author="Filip Rynkiewicz">
    <w15:presenceInfo w15:providerId="AD" w15:userId="S-1-5-21-1538607324-3213881460-940295383-1371635"/>
  </w15:person>
  <w15:person w15:author="Piotr Napieralski">
    <w15:presenceInfo w15:providerId="Windows Live" w15:userId="3f6f2c31a9cbe8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B11"/>
    <w:rsid w:val="00005FEE"/>
    <w:rsid w:val="00013546"/>
    <w:rsid w:val="0002090E"/>
    <w:rsid w:val="000253B5"/>
    <w:rsid w:val="00030FF3"/>
    <w:rsid w:val="000362FC"/>
    <w:rsid w:val="00056C4E"/>
    <w:rsid w:val="00056FC5"/>
    <w:rsid w:val="0005766A"/>
    <w:rsid w:val="00060F05"/>
    <w:rsid w:val="000651C9"/>
    <w:rsid w:val="000660C3"/>
    <w:rsid w:val="00066324"/>
    <w:rsid w:val="00080866"/>
    <w:rsid w:val="000868DB"/>
    <w:rsid w:val="0008786F"/>
    <w:rsid w:val="000900B5"/>
    <w:rsid w:val="000950B1"/>
    <w:rsid w:val="000B1016"/>
    <w:rsid w:val="000C67B2"/>
    <w:rsid w:val="000C6DAC"/>
    <w:rsid w:val="000D598A"/>
    <w:rsid w:val="000F15EB"/>
    <w:rsid w:val="000F1EF1"/>
    <w:rsid w:val="000F5D47"/>
    <w:rsid w:val="0010341F"/>
    <w:rsid w:val="00106508"/>
    <w:rsid w:val="0011437C"/>
    <w:rsid w:val="0011735C"/>
    <w:rsid w:val="00123B25"/>
    <w:rsid w:val="00131156"/>
    <w:rsid w:val="00140C68"/>
    <w:rsid w:val="00145408"/>
    <w:rsid w:val="00150957"/>
    <w:rsid w:val="00155FEA"/>
    <w:rsid w:val="001571BB"/>
    <w:rsid w:val="00160489"/>
    <w:rsid w:val="00161429"/>
    <w:rsid w:val="00171EBE"/>
    <w:rsid w:val="00192CC6"/>
    <w:rsid w:val="001A2A6B"/>
    <w:rsid w:val="001B2662"/>
    <w:rsid w:val="001B3592"/>
    <w:rsid w:val="001B3A93"/>
    <w:rsid w:val="001C6166"/>
    <w:rsid w:val="001E3FB5"/>
    <w:rsid w:val="001E57D6"/>
    <w:rsid w:val="00203454"/>
    <w:rsid w:val="002050EB"/>
    <w:rsid w:val="002317DF"/>
    <w:rsid w:val="00236DE1"/>
    <w:rsid w:val="0025785D"/>
    <w:rsid w:val="00270B81"/>
    <w:rsid w:val="00282E8A"/>
    <w:rsid w:val="00295262"/>
    <w:rsid w:val="00297CF2"/>
    <w:rsid w:val="002A2881"/>
    <w:rsid w:val="002A63D1"/>
    <w:rsid w:val="002C2F4F"/>
    <w:rsid w:val="002C7AE1"/>
    <w:rsid w:val="002D388B"/>
    <w:rsid w:val="002D7B11"/>
    <w:rsid w:val="002E433E"/>
    <w:rsid w:val="002E5CF7"/>
    <w:rsid w:val="002E7A36"/>
    <w:rsid w:val="003015B7"/>
    <w:rsid w:val="00303803"/>
    <w:rsid w:val="003300CE"/>
    <w:rsid w:val="00336966"/>
    <w:rsid w:val="00342309"/>
    <w:rsid w:val="0037260A"/>
    <w:rsid w:val="00377F23"/>
    <w:rsid w:val="0038197C"/>
    <w:rsid w:val="00384FDA"/>
    <w:rsid w:val="003923E6"/>
    <w:rsid w:val="00392F05"/>
    <w:rsid w:val="00392F29"/>
    <w:rsid w:val="003A0F2E"/>
    <w:rsid w:val="003A17FF"/>
    <w:rsid w:val="003A2A17"/>
    <w:rsid w:val="003A2B08"/>
    <w:rsid w:val="003A7EC8"/>
    <w:rsid w:val="003B5A23"/>
    <w:rsid w:val="003B6901"/>
    <w:rsid w:val="003D0AC8"/>
    <w:rsid w:val="003D0CBE"/>
    <w:rsid w:val="003D28BA"/>
    <w:rsid w:val="003D7212"/>
    <w:rsid w:val="003E11D8"/>
    <w:rsid w:val="003E2FDE"/>
    <w:rsid w:val="003F4440"/>
    <w:rsid w:val="003F5278"/>
    <w:rsid w:val="003F7DE8"/>
    <w:rsid w:val="00406D6A"/>
    <w:rsid w:val="00416887"/>
    <w:rsid w:val="004319BD"/>
    <w:rsid w:val="0043518B"/>
    <w:rsid w:val="004428F8"/>
    <w:rsid w:val="004515F1"/>
    <w:rsid w:val="00454562"/>
    <w:rsid w:val="004676BB"/>
    <w:rsid w:val="00467AB7"/>
    <w:rsid w:val="00474B7F"/>
    <w:rsid w:val="004874ED"/>
    <w:rsid w:val="004B588A"/>
    <w:rsid w:val="004C09A0"/>
    <w:rsid w:val="004C43D5"/>
    <w:rsid w:val="004D0682"/>
    <w:rsid w:val="004D7961"/>
    <w:rsid w:val="004F462B"/>
    <w:rsid w:val="005029D6"/>
    <w:rsid w:val="0050490D"/>
    <w:rsid w:val="00520002"/>
    <w:rsid w:val="00533B64"/>
    <w:rsid w:val="00536DBE"/>
    <w:rsid w:val="00541020"/>
    <w:rsid w:val="005531C4"/>
    <w:rsid w:val="00553DF3"/>
    <w:rsid w:val="00565178"/>
    <w:rsid w:val="005674B8"/>
    <w:rsid w:val="00570FDB"/>
    <w:rsid w:val="0057208A"/>
    <w:rsid w:val="005838E7"/>
    <w:rsid w:val="005A0FA2"/>
    <w:rsid w:val="005A50C7"/>
    <w:rsid w:val="005B4B49"/>
    <w:rsid w:val="005B7A6C"/>
    <w:rsid w:val="005D377C"/>
    <w:rsid w:val="005D3A0A"/>
    <w:rsid w:val="005E11C3"/>
    <w:rsid w:val="005E253F"/>
    <w:rsid w:val="005E2853"/>
    <w:rsid w:val="005E7AD7"/>
    <w:rsid w:val="005F18F6"/>
    <w:rsid w:val="00603D53"/>
    <w:rsid w:val="0060682E"/>
    <w:rsid w:val="006102B1"/>
    <w:rsid w:val="006132A9"/>
    <w:rsid w:val="00615524"/>
    <w:rsid w:val="00623CA1"/>
    <w:rsid w:val="00625015"/>
    <w:rsid w:val="006334B7"/>
    <w:rsid w:val="00640116"/>
    <w:rsid w:val="00640281"/>
    <w:rsid w:val="00653E18"/>
    <w:rsid w:val="00654CB8"/>
    <w:rsid w:val="00656C2A"/>
    <w:rsid w:val="00672069"/>
    <w:rsid w:val="006740E6"/>
    <w:rsid w:val="006774F6"/>
    <w:rsid w:val="0068435F"/>
    <w:rsid w:val="006877FC"/>
    <w:rsid w:val="006A4027"/>
    <w:rsid w:val="006A64B9"/>
    <w:rsid w:val="006C147F"/>
    <w:rsid w:val="006C6C54"/>
    <w:rsid w:val="006C77AA"/>
    <w:rsid w:val="006D1825"/>
    <w:rsid w:val="006D2E91"/>
    <w:rsid w:val="006D59C4"/>
    <w:rsid w:val="006F4686"/>
    <w:rsid w:val="00712F0C"/>
    <w:rsid w:val="00722FCD"/>
    <w:rsid w:val="00737340"/>
    <w:rsid w:val="00754369"/>
    <w:rsid w:val="00765940"/>
    <w:rsid w:val="00772F1A"/>
    <w:rsid w:val="00774ED9"/>
    <w:rsid w:val="0077678A"/>
    <w:rsid w:val="00776F8A"/>
    <w:rsid w:val="00792390"/>
    <w:rsid w:val="007960F3"/>
    <w:rsid w:val="007A1040"/>
    <w:rsid w:val="007A38E8"/>
    <w:rsid w:val="007A52BD"/>
    <w:rsid w:val="007B53D7"/>
    <w:rsid w:val="007B78C9"/>
    <w:rsid w:val="007C03DB"/>
    <w:rsid w:val="007C4D1A"/>
    <w:rsid w:val="007C534F"/>
    <w:rsid w:val="007D69FB"/>
    <w:rsid w:val="007D7321"/>
    <w:rsid w:val="007E06FF"/>
    <w:rsid w:val="007E17C5"/>
    <w:rsid w:val="007F177F"/>
    <w:rsid w:val="007F7D6B"/>
    <w:rsid w:val="008007E4"/>
    <w:rsid w:val="00801DA8"/>
    <w:rsid w:val="008036DF"/>
    <w:rsid w:val="00806437"/>
    <w:rsid w:val="00830D76"/>
    <w:rsid w:val="00836B4F"/>
    <w:rsid w:val="00841A0D"/>
    <w:rsid w:val="00842DE7"/>
    <w:rsid w:val="008463CA"/>
    <w:rsid w:val="008521F6"/>
    <w:rsid w:val="0086438A"/>
    <w:rsid w:val="00864F0D"/>
    <w:rsid w:val="00865665"/>
    <w:rsid w:val="008664F9"/>
    <w:rsid w:val="008776EE"/>
    <w:rsid w:val="00880554"/>
    <w:rsid w:val="0088062E"/>
    <w:rsid w:val="008A24BE"/>
    <w:rsid w:val="008A29EF"/>
    <w:rsid w:val="008A6322"/>
    <w:rsid w:val="008A75A7"/>
    <w:rsid w:val="008B63A7"/>
    <w:rsid w:val="008B6B4D"/>
    <w:rsid w:val="008B6CE6"/>
    <w:rsid w:val="008D27D1"/>
    <w:rsid w:val="008D54CA"/>
    <w:rsid w:val="008D6459"/>
    <w:rsid w:val="008E62CB"/>
    <w:rsid w:val="00903F11"/>
    <w:rsid w:val="00912FB3"/>
    <w:rsid w:val="00917F34"/>
    <w:rsid w:val="0093441E"/>
    <w:rsid w:val="00936C41"/>
    <w:rsid w:val="00943F29"/>
    <w:rsid w:val="00951371"/>
    <w:rsid w:val="0095448F"/>
    <w:rsid w:val="00962BF6"/>
    <w:rsid w:val="00962CC9"/>
    <w:rsid w:val="00972C7A"/>
    <w:rsid w:val="00990A83"/>
    <w:rsid w:val="009A4B95"/>
    <w:rsid w:val="009A608F"/>
    <w:rsid w:val="009E4525"/>
    <w:rsid w:val="009E5CB3"/>
    <w:rsid w:val="009E6F28"/>
    <w:rsid w:val="009F7A2C"/>
    <w:rsid w:val="00A0203C"/>
    <w:rsid w:val="00A03D4C"/>
    <w:rsid w:val="00A166E0"/>
    <w:rsid w:val="00A2370B"/>
    <w:rsid w:val="00A26C34"/>
    <w:rsid w:val="00A309AD"/>
    <w:rsid w:val="00A34845"/>
    <w:rsid w:val="00A438D0"/>
    <w:rsid w:val="00A445A1"/>
    <w:rsid w:val="00A473A1"/>
    <w:rsid w:val="00A530E4"/>
    <w:rsid w:val="00A65D40"/>
    <w:rsid w:val="00A772D4"/>
    <w:rsid w:val="00A84906"/>
    <w:rsid w:val="00AB2187"/>
    <w:rsid w:val="00AC0417"/>
    <w:rsid w:val="00AD4CBA"/>
    <w:rsid w:val="00AE0A03"/>
    <w:rsid w:val="00AF2B84"/>
    <w:rsid w:val="00AF3DC7"/>
    <w:rsid w:val="00AF5547"/>
    <w:rsid w:val="00B12011"/>
    <w:rsid w:val="00B13D0D"/>
    <w:rsid w:val="00B35C9E"/>
    <w:rsid w:val="00B462C0"/>
    <w:rsid w:val="00B51786"/>
    <w:rsid w:val="00B543EA"/>
    <w:rsid w:val="00B574B9"/>
    <w:rsid w:val="00B6407F"/>
    <w:rsid w:val="00B66EAF"/>
    <w:rsid w:val="00B715D3"/>
    <w:rsid w:val="00B7454E"/>
    <w:rsid w:val="00BA722F"/>
    <w:rsid w:val="00BB2433"/>
    <w:rsid w:val="00BC5D5D"/>
    <w:rsid w:val="00BD110B"/>
    <w:rsid w:val="00C04B30"/>
    <w:rsid w:val="00C16A7B"/>
    <w:rsid w:val="00C17E8B"/>
    <w:rsid w:val="00C21765"/>
    <w:rsid w:val="00C24BC0"/>
    <w:rsid w:val="00C256C6"/>
    <w:rsid w:val="00C30891"/>
    <w:rsid w:val="00C33009"/>
    <w:rsid w:val="00C34A93"/>
    <w:rsid w:val="00C34B1B"/>
    <w:rsid w:val="00C35D9F"/>
    <w:rsid w:val="00C37132"/>
    <w:rsid w:val="00C4104F"/>
    <w:rsid w:val="00C47D16"/>
    <w:rsid w:val="00C549FB"/>
    <w:rsid w:val="00C57101"/>
    <w:rsid w:val="00C577D7"/>
    <w:rsid w:val="00C644D9"/>
    <w:rsid w:val="00C64C2D"/>
    <w:rsid w:val="00C667BC"/>
    <w:rsid w:val="00C80076"/>
    <w:rsid w:val="00C81903"/>
    <w:rsid w:val="00C827C0"/>
    <w:rsid w:val="00CA25F7"/>
    <w:rsid w:val="00CA5263"/>
    <w:rsid w:val="00CB79BB"/>
    <w:rsid w:val="00CC1199"/>
    <w:rsid w:val="00CC190A"/>
    <w:rsid w:val="00CC2FC1"/>
    <w:rsid w:val="00CE725A"/>
    <w:rsid w:val="00CF0A22"/>
    <w:rsid w:val="00CF45C8"/>
    <w:rsid w:val="00CF7D98"/>
    <w:rsid w:val="00D0196B"/>
    <w:rsid w:val="00D0574E"/>
    <w:rsid w:val="00D070DD"/>
    <w:rsid w:val="00D1314C"/>
    <w:rsid w:val="00D34FDD"/>
    <w:rsid w:val="00D4297B"/>
    <w:rsid w:val="00D5398A"/>
    <w:rsid w:val="00D555FD"/>
    <w:rsid w:val="00D567D8"/>
    <w:rsid w:val="00D57869"/>
    <w:rsid w:val="00D73F75"/>
    <w:rsid w:val="00D8395D"/>
    <w:rsid w:val="00D97922"/>
    <w:rsid w:val="00DA3962"/>
    <w:rsid w:val="00DA3DEA"/>
    <w:rsid w:val="00DB5912"/>
    <w:rsid w:val="00DC3084"/>
    <w:rsid w:val="00DD2A98"/>
    <w:rsid w:val="00DD2AA8"/>
    <w:rsid w:val="00DE4F1B"/>
    <w:rsid w:val="00DF1F39"/>
    <w:rsid w:val="00DF3044"/>
    <w:rsid w:val="00DF4794"/>
    <w:rsid w:val="00DF7835"/>
    <w:rsid w:val="00E00AEB"/>
    <w:rsid w:val="00E10DAB"/>
    <w:rsid w:val="00E13629"/>
    <w:rsid w:val="00E213F8"/>
    <w:rsid w:val="00E21B31"/>
    <w:rsid w:val="00E311AF"/>
    <w:rsid w:val="00E31B77"/>
    <w:rsid w:val="00E3647C"/>
    <w:rsid w:val="00E453BA"/>
    <w:rsid w:val="00E53A1C"/>
    <w:rsid w:val="00E6045C"/>
    <w:rsid w:val="00E60A17"/>
    <w:rsid w:val="00E7519E"/>
    <w:rsid w:val="00E80BFD"/>
    <w:rsid w:val="00E841C3"/>
    <w:rsid w:val="00E87BAC"/>
    <w:rsid w:val="00E90E20"/>
    <w:rsid w:val="00E91EC6"/>
    <w:rsid w:val="00EB1BD7"/>
    <w:rsid w:val="00EB4AC8"/>
    <w:rsid w:val="00EC0F84"/>
    <w:rsid w:val="00EC2C44"/>
    <w:rsid w:val="00EC445D"/>
    <w:rsid w:val="00EE2CFD"/>
    <w:rsid w:val="00EE559A"/>
    <w:rsid w:val="00EE6E48"/>
    <w:rsid w:val="00EF2A7C"/>
    <w:rsid w:val="00EF3254"/>
    <w:rsid w:val="00F02A26"/>
    <w:rsid w:val="00F162D7"/>
    <w:rsid w:val="00F24724"/>
    <w:rsid w:val="00F269D7"/>
    <w:rsid w:val="00F34C07"/>
    <w:rsid w:val="00F36933"/>
    <w:rsid w:val="00F37EF6"/>
    <w:rsid w:val="00F44861"/>
    <w:rsid w:val="00F63B49"/>
    <w:rsid w:val="00F6590F"/>
    <w:rsid w:val="00F757C5"/>
    <w:rsid w:val="00F86F75"/>
    <w:rsid w:val="00FA15D2"/>
    <w:rsid w:val="00FB5343"/>
    <w:rsid w:val="00FC7F32"/>
    <w:rsid w:val="00FE53C7"/>
    <w:rsid w:val="00FF74FD"/>
    <w:rsid w:val="00FF79B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BBD358"/>
  <w14:defaultImageDpi w14:val="32767"/>
  <w15:chartTrackingRefBased/>
  <w15:docId w15:val="{2B5DB830-F55C-4F13-B141-27C4008EF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style>
  <w:style w:type="paragraph" w:styleId="Heading1">
    <w:name w:val="heading 1"/>
    <w:basedOn w:val="Normal"/>
    <w:next w:val="Normal"/>
    <w:link w:val="Heading1Char"/>
    <w:autoRedefine/>
    <w:qFormat/>
    <w:rsid w:val="000950B1"/>
    <w:pPr>
      <w:keepNext/>
      <w:keepLines/>
      <w:spacing w:before="240"/>
      <w:jc w:val="center"/>
      <w:outlineLvl w:val="0"/>
      <w:pPrChange w:id="0" w:author="MenosG" w:date="2019-05-18T18:36:00Z">
        <w:pPr>
          <w:keepNext/>
          <w:keepLines/>
          <w:spacing w:before="240"/>
          <w:jc w:val="center"/>
          <w:outlineLvl w:val="0"/>
        </w:pPr>
      </w:pPrChange>
    </w:pPr>
    <w:rPr>
      <w:rFonts w:eastAsiaTheme="majorEastAsia" w:cstheme="majorBidi"/>
      <w:b/>
      <w:sz w:val="24"/>
      <w:szCs w:val="32"/>
      <w:u w:val="single"/>
      <w:rPrChange w:id="0" w:author="MenosG" w:date="2019-05-18T18:36:00Z">
        <w:rPr>
          <w:rFonts w:eastAsiaTheme="majorEastAsia" w:cstheme="majorBidi"/>
          <w:b/>
          <w:sz w:val="24"/>
          <w:szCs w:val="32"/>
          <w:u w:val="single"/>
          <w:lang w:val="pl-PL" w:eastAsia="pl-PL" w:bidi="ar-SA"/>
        </w:rPr>
      </w:rPrChange>
    </w:rPr>
  </w:style>
  <w:style w:type="paragraph" w:styleId="Heading2">
    <w:name w:val="heading 2"/>
    <w:basedOn w:val="Normal"/>
    <w:next w:val="Normal"/>
    <w:link w:val="Heading2Char"/>
    <w:semiHidden/>
    <w:unhideWhenUsed/>
    <w:qFormat/>
    <w:rsid w:val="003E11D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vertAlign w:val="superscript"/>
    </w:rPr>
  </w:style>
  <w:style w:type="paragraph" w:styleId="FootnoteText">
    <w:name w:val="footnote text"/>
    <w:basedOn w:val="Normal"/>
    <w:semiHidden/>
    <w:rPr>
      <w:rFonts w:ascii="PL Times New Roman" w:hAnsi="PL Times New Roman"/>
    </w:rPr>
  </w:style>
  <w:style w:type="paragraph" w:customStyle="1" w:styleId="tt">
    <w:name w:val="tt"/>
    <w:basedOn w:val="Normal"/>
    <w:link w:val="ttChar"/>
    <w:pPr>
      <w:tabs>
        <w:tab w:val="left" w:pos="142"/>
        <w:tab w:val="left" w:pos="198"/>
      </w:tabs>
      <w:ind w:firstLine="198"/>
      <w:jc w:val="both"/>
    </w:pPr>
    <w:rPr>
      <w:lang w:val="en-GB"/>
    </w:rPr>
  </w:style>
  <w:style w:type="paragraph" w:styleId="Title">
    <w:name w:val="Title"/>
    <w:basedOn w:val="Normal"/>
    <w:qFormat/>
    <w:pPr>
      <w:jc w:val="center"/>
    </w:pPr>
    <w:rPr>
      <w:b/>
      <w:sz w:val="28"/>
      <w:lang w:val="en-GB"/>
    </w:rPr>
  </w:style>
  <w:style w:type="character" w:styleId="Hyperlink">
    <w:name w:val="Hyperlink"/>
    <w:rsid w:val="00C64C2D"/>
    <w:rPr>
      <w:color w:val="0000FF"/>
      <w:u w:val="single"/>
    </w:rPr>
  </w:style>
  <w:style w:type="character" w:styleId="PlaceholderText">
    <w:name w:val="Placeholder Text"/>
    <w:basedOn w:val="DefaultParagraphFont"/>
    <w:uiPriority w:val="99"/>
    <w:semiHidden/>
    <w:rsid w:val="00541020"/>
    <w:rPr>
      <w:color w:val="808080"/>
    </w:rPr>
  </w:style>
  <w:style w:type="paragraph" w:customStyle="1" w:styleId="eqation">
    <w:name w:val="eqation"/>
    <w:basedOn w:val="tt"/>
    <w:link w:val="eqationChar"/>
    <w:qFormat/>
    <w:rsid w:val="00541020"/>
  </w:style>
  <w:style w:type="paragraph" w:customStyle="1" w:styleId="eqation2">
    <w:name w:val="eqation2"/>
    <w:basedOn w:val="Normal"/>
    <w:link w:val="eqation2Char"/>
    <w:qFormat/>
    <w:rsid w:val="007D7321"/>
    <w:pPr>
      <w:tabs>
        <w:tab w:val="center" w:pos="2552"/>
        <w:tab w:val="right" w:pos="4962"/>
      </w:tabs>
      <w:jc w:val="both"/>
    </w:pPr>
    <w:rPr>
      <w:lang w:val="en-GB"/>
    </w:rPr>
  </w:style>
  <w:style w:type="character" w:customStyle="1" w:styleId="ttChar">
    <w:name w:val="tt Char"/>
    <w:basedOn w:val="DefaultParagraphFont"/>
    <w:link w:val="tt"/>
    <w:rsid w:val="00541020"/>
    <w:rPr>
      <w:lang w:val="en-GB"/>
    </w:rPr>
  </w:style>
  <w:style w:type="character" w:customStyle="1" w:styleId="eqationChar">
    <w:name w:val="eqation Char"/>
    <w:basedOn w:val="ttChar"/>
    <w:link w:val="eqation"/>
    <w:rsid w:val="00541020"/>
    <w:rPr>
      <w:lang w:val="en-GB"/>
    </w:rPr>
  </w:style>
  <w:style w:type="character" w:customStyle="1" w:styleId="eqation2Char">
    <w:name w:val="eqation2 Char"/>
    <w:basedOn w:val="DefaultParagraphFont"/>
    <w:link w:val="eqation2"/>
    <w:rsid w:val="007D7321"/>
    <w:rPr>
      <w:lang w:val="en-GB"/>
    </w:rPr>
  </w:style>
  <w:style w:type="paragraph" w:styleId="Caption">
    <w:name w:val="caption"/>
    <w:basedOn w:val="Normal"/>
    <w:next w:val="Normal"/>
    <w:unhideWhenUsed/>
    <w:qFormat/>
    <w:rsid w:val="00D567D8"/>
    <w:pPr>
      <w:spacing w:before="120" w:after="120"/>
      <w:jc w:val="center"/>
    </w:pPr>
    <w:rPr>
      <w:i/>
      <w:iCs/>
      <w:sz w:val="16"/>
      <w:szCs w:val="18"/>
    </w:rPr>
  </w:style>
  <w:style w:type="character" w:customStyle="1" w:styleId="Nierozpoznanawzmianka1">
    <w:name w:val="Nierozpoznana wzmianka1"/>
    <w:basedOn w:val="DefaultParagraphFont"/>
    <w:uiPriority w:val="99"/>
    <w:semiHidden/>
    <w:unhideWhenUsed/>
    <w:rsid w:val="0005766A"/>
    <w:rPr>
      <w:color w:val="605E5C"/>
      <w:shd w:val="clear" w:color="auto" w:fill="E1DFDD"/>
    </w:rPr>
  </w:style>
  <w:style w:type="character" w:customStyle="1" w:styleId="hvr">
    <w:name w:val="hvr"/>
    <w:basedOn w:val="DefaultParagraphFont"/>
    <w:rsid w:val="00615524"/>
  </w:style>
  <w:style w:type="character" w:customStyle="1" w:styleId="gt-baf-word-clickable">
    <w:name w:val="gt-baf-word-clickable"/>
    <w:basedOn w:val="DefaultParagraphFont"/>
    <w:rsid w:val="00615524"/>
  </w:style>
  <w:style w:type="character" w:styleId="Emphasis">
    <w:name w:val="Emphasis"/>
    <w:basedOn w:val="DefaultParagraphFont"/>
    <w:qFormat/>
    <w:rsid w:val="009A4B95"/>
    <w:rPr>
      <w:i/>
      <w:iCs/>
    </w:rPr>
  </w:style>
  <w:style w:type="table" w:styleId="TableGrid">
    <w:name w:val="Table Grid"/>
    <w:basedOn w:val="TableNormal"/>
    <w:rsid w:val="00E60A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efaultParagraphFont"/>
    <w:rsid w:val="008664F9"/>
  </w:style>
  <w:style w:type="character" w:styleId="CommentReference">
    <w:name w:val="annotation reference"/>
    <w:basedOn w:val="DefaultParagraphFont"/>
    <w:rsid w:val="00C35D9F"/>
    <w:rPr>
      <w:sz w:val="16"/>
      <w:szCs w:val="16"/>
    </w:rPr>
  </w:style>
  <w:style w:type="paragraph" w:styleId="CommentText">
    <w:name w:val="annotation text"/>
    <w:basedOn w:val="Normal"/>
    <w:link w:val="CommentTextChar"/>
    <w:rsid w:val="00C35D9F"/>
  </w:style>
  <w:style w:type="character" w:customStyle="1" w:styleId="CommentTextChar">
    <w:name w:val="Comment Text Char"/>
    <w:basedOn w:val="DefaultParagraphFont"/>
    <w:link w:val="CommentText"/>
    <w:rsid w:val="00C35D9F"/>
  </w:style>
  <w:style w:type="paragraph" w:styleId="CommentSubject">
    <w:name w:val="annotation subject"/>
    <w:basedOn w:val="CommentText"/>
    <w:next w:val="CommentText"/>
    <w:link w:val="CommentSubjectChar"/>
    <w:rsid w:val="00C35D9F"/>
    <w:rPr>
      <w:b/>
      <w:bCs/>
    </w:rPr>
  </w:style>
  <w:style w:type="character" w:customStyle="1" w:styleId="CommentSubjectChar">
    <w:name w:val="Comment Subject Char"/>
    <w:basedOn w:val="CommentTextChar"/>
    <w:link w:val="CommentSubject"/>
    <w:rsid w:val="00C35D9F"/>
    <w:rPr>
      <w:b/>
      <w:bCs/>
    </w:rPr>
  </w:style>
  <w:style w:type="paragraph" w:styleId="BalloonText">
    <w:name w:val="Balloon Text"/>
    <w:basedOn w:val="Normal"/>
    <w:link w:val="BalloonTextChar"/>
    <w:rsid w:val="00C35D9F"/>
    <w:rPr>
      <w:rFonts w:ascii="Segoe UI" w:hAnsi="Segoe UI" w:cs="Segoe UI"/>
      <w:sz w:val="18"/>
      <w:szCs w:val="18"/>
    </w:rPr>
  </w:style>
  <w:style w:type="character" w:customStyle="1" w:styleId="BalloonTextChar">
    <w:name w:val="Balloon Text Char"/>
    <w:basedOn w:val="DefaultParagraphFont"/>
    <w:link w:val="BalloonText"/>
    <w:rsid w:val="00C35D9F"/>
    <w:rPr>
      <w:rFonts w:ascii="Segoe UI" w:hAnsi="Segoe UI" w:cs="Segoe UI"/>
      <w:sz w:val="18"/>
      <w:szCs w:val="18"/>
    </w:rPr>
  </w:style>
  <w:style w:type="paragraph" w:styleId="Header">
    <w:name w:val="header"/>
    <w:basedOn w:val="Normal"/>
    <w:link w:val="HeaderChar"/>
    <w:rsid w:val="00CE725A"/>
    <w:pPr>
      <w:tabs>
        <w:tab w:val="center" w:pos="4536"/>
        <w:tab w:val="right" w:pos="9072"/>
      </w:tabs>
    </w:pPr>
  </w:style>
  <w:style w:type="character" w:customStyle="1" w:styleId="HeaderChar">
    <w:name w:val="Header Char"/>
    <w:basedOn w:val="DefaultParagraphFont"/>
    <w:link w:val="Header"/>
    <w:rsid w:val="00CE725A"/>
  </w:style>
  <w:style w:type="paragraph" w:styleId="Footer">
    <w:name w:val="footer"/>
    <w:basedOn w:val="Normal"/>
    <w:link w:val="FooterChar"/>
    <w:rsid w:val="00CE725A"/>
    <w:pPr>
      <w:tabs>
        <w:tab w:val="center" w:pos="4536"/>
        <w:tab w:val="right" w:pos="9072"/>
      </w:tabs>
    </w:pPr>
  </w:style>
  <w:style w:type="character" w:customStyle="1" w:styleId="FooterChar">
    <w:name w:val="Footer Char"/>
    <w:basedOn w:val="DefaultParagraphFont"/>
    <w:link w:val="Footer"/>
    <w:rsid w:val="00CE725A"/>
  </w:style>
  <w:style w:type="character" w:customStyle="1" w:styleId="Heading1Char">
    <w:name w:val="Heading 1 Char"/>
    <w:basedOn w:val="DefaultParagraphFont"/>
    <w:link w:val="Heading1"/>
    <w:rsid w:val="000950B1"/>
    <w:rPr>
      <w:rFonts w:eastAsiaTheme="majorEastAsia" w:cstheme="majorBidi"/>
      <w:b/>
      <w:sz w:val="24"/>
      <w:szCs w:val="32"/>
      <w:u w:val="single"/>
    </w:rPr>
  </w:style>
  <w:style w:type="character" w:styleId="Strong">
    <w:name w:val="Strong"/>
    <w:basedOn w:val="DefaultParagraphFont"/>
    <w:qFormat/>
    <w:rsid w:val="005A0FA2"/>
    <w:rPr>
      <w:rFonts w:ascii="Times New Roman" w:hAnsi="Times New Roman"/>
      <w:b/>
      <w:bCs/>
      <w:sz w:val="16"/>
    </w:rPr>
  </w:style>
  <w:style w:type="paragraph" w:styleId="Subtitle">
    <w:name w:val="Subtitle"/>
    <w:aliases w:val="Biblioography"/>
    <w:basedOn w:val="Normal"/>
    <w:next w:val="Normal"/>
    <w:link w:val="SubtitleChar"/>
    <w:qFormat/>
    <w:rsid w:val="005A0FA2"/>
    <w:pPr>
      <w:numPr>
        <w:ilvl w:val="1"/>
      </w:numPr>
      <w:spacing w:after="160"/>
    </w:pPr>
    <w:rPr>
      <w:rFonts w:eastAsiaTheme="minorEastAsia" w:cstheme="minorBidi"/>
      <w:spacing w:val="15"/>
      <w:sz w:val="16"/>
      <w:szCs w:val="22"/>
    </w:rPr>
  </w:style>
  <w:style w:type="character" w:customStyle="1" w:styleId="SubtitleChar">
    <w:name w:val="Subtitle Char"/>
    <w:aliases w:val="Biblioography Char"/>
    <w:basedOn w:val="DefaultParagraphFont"/>
    <w:link w:val="Subtitle"/>
    <w:rsid w:val="005A0FA2"/>
    <w:rPr>
      <w:rFonts w:eastAsiaTheme="minorEastAsia" w:cstheme="minorBidi"/>
      <w:spacing w:val="15"/>
      <w:sz w:val="16"/>
      <w:szCs w:val="22"/>
    </w:rPr>
  </w:style>
  <w:style w:type="paragraph" w:customStyle="1" w:styleId="Style1">
    <w:name w:val="Style1"/>
    <w:basedOn w:val="Normal"/>
    <w:link w:val="Style1Char"/>
    <w:qFormat/>
    <w:rsid w:val="0093441E"/>
    <w:rPr>
      <w:sz w:val="16"/>
      <w:szCs w:val="16"/>
      <w:lang w:val="en-US"/>
    </w:rPr>
  </w:style>
  <w:style w:type="character" w:customStyle="1" w:styleId="Style1Char">
    <w:name w:val="Style1 Char"/>
    <w:basedOn w:val="DefaultParagraphFont"/>
    <w:link w:val="Style1"/>
    <w:rsid w:val="0093441E"/>
    <w:rPr>
      <w:sz w:val="16"/>
      <w:szCs w:val="16"/>
      <w:lang w:val="en-US"/>
    </w:rPr>
  </w:style>
  <w:style w:type="paragraph" w:customStyle="1" w:styleId="Tre">
    <w:name w:val="Treść"/>
    <w:rsid w:val="007B78C9"/>
    <w:pPr>
      <w:pBdr>
        <w:top w:val="nil"/>
        <w:left w:val="nil"/>
        <w:bottom w:val="nil"/>
        <w:right w:val="nil"/>
        <w:between w:val="nil"/>
        <w:bar w:val="nil"/>
      </w:pBdr>
    </w:pPr>
    <w:rPr>
      <w:rFonts w:eastAsia="Arial Unicode MS" w:cs="Arial Unicode MS"/>
      <w:color w:val="000000"/>
      <w:u w:color="000000"/>
      <w:bdr w:val="nil"/>
      <w:lang w:val="en-US" w:eastAsia="en-US"/>
    </w:rPr>
  </w:style>
  <w:style w:type="character" w:customStyle="1" w:styleId="Brak">
    <w:name w:val="Brak"/>
    <w:rsid w:val="007B78C9"/>
  </w:style>
  <w:style w:type="character" w:customStyle="1" w:styleId="Hyperlink1">
    <w:name w:val="Hyperlink.1"/>
    <w:basedOn w:val="Brak"/>
    <w:rsid w:val="007B78C9"/>
    <w:rPr>
      <w:rFonts w:ascii="Times New Roman" w:eastAsia="Times New Roman" w:hAnsi="Times New Roman" w:cs="Times New Roman"/>
      <w:i/>
      <w:iCs/>
      <w:lang w:val="en-US"/>
    </w:rPr>
  </w:style>
  <w:style w:type="paragraph" w:customStyle="1" w:styleId="Nagwekistopka">
    <w:name w:val="Nagłówek i stopka"/>
    <w:rsid w:val="007B78C9"/>
    <w:pPr>
      <w:pBdr>
        <w:top w:val="nil"/>
        <w:left w:val="nil"/>
        <w:bottom w:val="nil"/>
        <w:right w:val="nil"/>
        <w:between w:val="nil"/>
        <w:bar w:val="nil"/>
      </w:pBdr>
      <w:tabs>
        <w:tab w:val="right" w:pos="9020"/>
      </w:tabs>
    </w:pPr>
    <w:rPr>
      <w:rFonts w:ascii="Helvetica Neue" w:eastAsia="Arial Unicode MS" w:hAnsi="Helvetica Neue" w:cs="Arial Unicode MS"/>
      <w:color w:val="000000"/>
      <w:sz w:val="24"/>
      <w:szCs w:val="24"/>
      <w:bdr w:val="nil"/>
      <w:lang w:val="en-US" w:eastAsia="en-US"/>
    </w:rPr>
  </w:style>
  <w:style w:type="character" w:customStyle="1" w:styleId="Hyperlink2">
    <w:name w:val="Hyperlink.2"/>
    <w:basedOn w:val="Brak"/>
    <w:rsid w:val="007B78C9"/>
    <w:rPr>
      <w:lang w:val="en-US"/>
    </w:rPr>
  </w:style>
  <w:style w:type="character" w:customStyle="1" w:styleId="Hyperlink3">
    <w:name w:val="Hyperlink.3"/>
    <w:basedOn w:val="Brak"/>
    <w:rsid w:val="007B78C9"/>
    <w:rPr>
      <w:rFonts w:ascii="Times New Roman" w:eastAsia="Times New Roman" w:hAnsi="Times New Roman" w:cs="Times New Roman"/>
      <w:b/>
      <w:bCs/>
      <w:i/>
      <w:iCs/>
      <w:lang w:val="en-US"/>
    </w:rPr>
  </w:style>
  <w:style w:type="character" w:customStyle="1" w:styleId="Hyperlink4">
    <w:name w:val="Hyperlink.4"/>
    <w:basedOn w:val="DefaultParagraphFont"/>
    <w:rsid w:val="007B78C9"/>
    <w:rPr>
      <w:color w:val="0000FF"/>
      <w:u w:val="single" w:color="0000FF"/>
      <w:lang w:val="en-US"/>
    </w:rPr>
  </w:style>
  <w:style w:type="character" w:customStyle="1" w:styleId="Heading2Char">
    <w:name w:val="Heading 2 Char"/>
    <w:basedOn w:val="DefaultParagraphFont"/>
    <w:link w:val="Heading2"/>
    <w:semiHidden/>
    <w:rsid w:val="003E11D8"/>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rsid w:val="00936C41"/>
    <w:rPr>
      <w:color w:val="605E5C"/>
      <w:shd w:val="clear" w:color="auto" w:fill="E1DFDD"/>
    </w:rPr>
  </w:style>
  <w:style w:type="character" w:customStyle="1" w:styleId="tlid-translation">
    <w:name w:val="tlid-translation"/>
    <w:basedOn w:val="DefaultParagraphFont"/>
    <w:rsid w:val="00B35C9E"/>
  </w:style>
  <w:style w:type="character" w:customStyle="1" w:styleId="st">
    <w:name w:val="st"/>
    <w:basedOn w:val="DefaultParagraphFont"/>
    <w:rsid w:val="002C7AE1"/>
  </w:style>
  <w:style w:type="character" w:customStyle="1" w:styleId="linkify">
    <w:name w:val="linkify"/>
    <w:basedOn w:val="DefaultParagraphFont"/>
    <w:rsid w:val="00536DBE"/>
  </w:style>
  <w:style w:type="character" w:customStyle="1" w:styleId="tw-bilingual-translation">
    <w:name w:val="tw-bilingual-translation"/>
    <w:basedOn w:val="DefaultParagraphFont"/>
    <w:rsid w:val="00536DBE"/>
  </w:style>
  <w:style w:type="paragraph" w:styleId="HTMLPreformatted">
    <w:name w:val="HTML Preformatted"/>
    <w:basedOn w:val="Normal"/>
    <w:link w:val="HTMLPreformattedChar"/>
    <w:uiPriority w:val="99"/>
    <w:semiHidden/>
    <w:unhideWhenUsed/>
    <w:rsid w:val="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3D28BA"/>
    <w:rPr>
      <w:rFonts w:ascii="Courier New" w:hAnsi="Courier New" w:cs="Courier New"/>
    </w:rPr>
  </w:style>
  <w:style w:type="paragraph" w:styleId="Revision">
    <w:name w:val="Revision"/>
    <w:hidden/>
    <w:uiPriority w:val="99"/>
    <w:semiHidden/>
    <w:rsid w:val="003D28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87548">
      <w:bodyDiv w:val="1"/>
      <w:marLeft w:val="0"/>
      <w:marRight w:val="0"/>
      <w:marTop w:val="0"/>
      <w:marBottom w:val="0"/>
      <w:divBdr>
        <w:top w:val="none" w:sz="0" w:space="0" w:color="auto"/>
        <w:left w:val="none" w:sz="0" w:space="0" w:color="auto"/>
        <w:bottom w:val="none" w:sz="0" w:space="0" w:color="auto"/>
        <w:right w:val="none" w:sz="0" w:space="0" w:color="auto"/>
      </w:divBdr>
    </w:div>
    <w:div w:id="24447844">
      <w:bodyDiv w:val="1"/>
      <w:marLeft w:val="0"/>
      <w:marRight w:val="0"/>
      <w:marTop w:val="0"/>
      <w:marBottom w:val="0"/>
      <w:divBdr>
        <w:top w:val="none" w:sz="0" w:space="0" w:color="auto"/>
        <w:left w:val="none" w:sz="0" w:space="0" w:color="auto"/>
        <w:bottom w:val="none" w:sz="0" w:space="0" w:color="auto"/>
        <w:right w:val="none" w:sz="0" w:space="0" w:color="auto"/>
      </w:divBdr>
    </w:div>
    <w:div w:id="80298479">
      <w:bodyDiv w:val="1"/>
      <w:marLeft w:val="0"/>
      <w:marRight w:val="0"/>
      <w:marTop w:val="0"/>
      <w:marBottom w:val="0"/>
      <w:divBdr>
        <w:top w:val="none" w:sz="0" w:space="0" w:color="auto"/>
        <w:left w:val="none" w:sz="0" w:space="0" w:color="auto"/>
        <w:bottom w:val="none" w:sz="0" w:space="0" w:color="auto"/>
        <w:right w:val="none" w:sz="0" w:space="0" w:color="auto"/>
      </w:divBdr>
    </w:div>
    <w:div w:id="140655732">
      <w:bodyDiv w:val="1"/>
      <w:marLeft w:val="0"/>
      <w:marRight w:val="0"/>
      <w:marTop w:val="0"/>
      <w:marBottom w:val="0"/>
      <w:divBdr>
        <w:top w:val="none" w:sz="0" w:space="0" w:color="auto"/>
        <w:left w:val="none" w:sz="0" w:space="0" w:color="auto"/>
        <w:bottom w:val="none" w:sz="0" w:space="0" w:color="auto"/>
        <w:right w:val="none" w:sz="0" w:space="0" w:color="auto"/>
      </w:divBdr>
    </w:div>
    <w:div w:id="156725102">
      <w:bodyDiv w:val="1"/>
      <w:marLeft w:val="0"/>
      <w:marRight w:val="0"/>
      <w:marTop w:val="0"/>
      <w:marBottom w:val="0"/>
      <w:divBdr>
        <w:top w:val="none" w:sz="0" w:space="0" w:color="auto"/>
        <w:left w:val="none" w:sz="0" w:space="0" w:color="auto"/>
        <w:bottom w:val="none" w:sz="0" w:space="0" w:color="auto"/>
        <w:right w:val="none" w:sz="0" w:space="0" w:color="auto"/>
      </w:divBdr>
    </w:div>
    <w:div w:id="269943591">
      <w:bodyDiv w:val="1"/>
      <w:marLeft w:val="0"/>
      <w:marRight w:val="0"/>
      <w:marTop w:val="0"/>
      <w:marBottom w:val="0"/>
      <w:divBdr>
        <w:top w:val="none" w:sz="0" w:space="0" w:color="auto"/>
        <w:left w:val="none" w:sz="0" w:space="0" w:color="auto"/>
        <w:bottom w:val="none" w:sz="0" w:space="0" w:color="auto"/>
        <w:right w:val="none" w:sz="0" w:space="0" w:color="auto"/>
      </w:divBdr>
    </w:div>
    <w:div w:id="288248848">
      <w:bodyDiv w:val="1"/>
      <w:marLeft w:val="0"/>
      <w:marRight w:val="0"/>
      <w:marTop w:val="0"/>
      <w:marBottom w:val="0"/>
      <w:divBdr>
        <w:top w:val="none" w:sz="0" w:space="0" w:color="auto"/>
        <w:left w:val="none" w:sz="0" w:space="0" w:color="auto"/>
        <w:bottom w:val="none" w:sz="0" w:space="0" w:color="auto"/>
        <w:right w:val="none" w:sz="0" w:space="0" w:color="auto"/>
      </w:divBdr>
    </w:div>
    <w:div w:id="318732490">
      <w:bodyDiv w:val="1"/>
      <w:marLeft w:val="0"/>
      <w:marRight w:val="0"/>
      <w:marTop w:val="0"/>
      <w:marBottom w:val="0"/>
      <w:divBdr>
        <w:top w:val="none" w:sz="0" w:space="0" w:color="auto"/>
        <w:left w:val="none" w:sz="0" w:space="0" w:color="auto"/>
        <w:bottom w:val="none" w:sz="0" w:space="0" w:color="auto"/>
        <w:right w:val="none" w:sz="0" w:space="0" w:color="auto"/>
      </w:divBdr>
      <w:divsChild>
        <w:div w:id="1205750780">
          <w:marLeft w:val="0"/>
          <w:marRight w:val="0"/>
          <w:marTop w:val="0"/>
          <w:marBottom w:val="0"/>
          <w:divBdr>
            <w:top w:val="none" w:sz="0" w:space="0" w:color="auto"/>
            <w:left w:val="none" w:sz="0" w:space="0" w:color="auto"/>
            <w:bottom w:val="none" w:sz="0" w:space="0" w:color="auto"/>
            <w:right w:val="none" w:sz="0" w:space="0" w:color="auto"/>
          </w:divBdr>
        </w:div>
      </w:divsChild>
    </w:div>
    <w:div w:id="352927841">
      <w:bodyDiv w:val="1"/>
      <w:marLeft w:val="0"/>
      <w:marRight w:val="0"/>
      <w:marTop w:val="0"/>
      <w:marBottom w:val="0"/>
      <w:divBdr>
        <w:top w:val="none" w:sz="0" w:space="0" w:color="auto"/>
        <w:left w:val="none" w:sz="0" w:space="0" w:color="auto"/>
        <w:bottom w:val="none" w:sz="0" w:space="0" w:color="auto"/>
        <w:right w:val="none" w:sz="0" w:space="0" w:color="auto"/>
      </w:divBdr>
    </w:div>
    <w:div w:id="363945742">
      <w:bodyDiv w:val="1"/>
      <w:marLeft w:val="0"/>
      <w:marRight w:val="0"/>
      <w:marTop w:val="0"/>
      <w:marBottom w:val="0"/>
      <w:divBdr>
        <w:top w:val="none" w:sz="0" w:space="0" w:color="auto"/>
        <w:left w:val="none" w:sz="0" w:space="0" w:color="auto"/>
        <w:bottom w:val="none" w:sz="0" w:space="0" w:color="auto"/>
        <w:right w:val="none" w:sz="0" w:space="0" w:color="auto"/>
      </w:divBdr>
    </w:div>
    <w:div w:id="388571670">
      <w:bodyDiv w:val="1"/>
      <w:marLeft w:val="0"/>
      <w:marRight w:val="0"/>
      <w:marTop w:val="0"/>
      <w:marBottom w:val="0"/>
      <w:divBdr>
        <w:top w:val="none" w:sz="0" w:space="0" w:color="auto"/>
        <w:left w:val="none" w:sz="0" w:space="0" w:color="auto"/>
        <w:bottom w:val="none" w:sz="0" w:space="0" w:color="auto"/>
        <w:right w:val="none" w:sz="0" w:space="0" w:color="auto"/>
      </w:divBdr>
      <w:divsChild>
        <w:div w:id="966739837">
          <w:marLeft w:val="0"/>
          <w:marRight w:val="0"/>
          <w:marTop w:val="0"/>
          <w:marBottom w:val="0"/>
          <w:divBdr>
            <w:top w:val="none" w:sz="0" w:space="0" w:color="auto"/>
            <w:left w:val="none" w:sz="0" w:space="0" w:color="auto"/>
            <w:bottom w:val="none" w:sz="0" w:space="0" w:color="auto"/>
            <w:right w:val="none" w:sz="0" w:space="0" w:color="auto"/>
          </w:divBdr>
          <w:divsChild>
            <w:div w:id="1091125878">
              <w:marLeft w:val="0"/>
              <w:marRight w:val="0"/>
              <w:marTop w:val="0"/>
              <w:marBottom w:val="0"/>
              <w:divBdr>
                <w:top w:val="none" w:sz="0" w:space="0" w:color="auto"/>
                <w:left w:val="none" w:sz="0" w:space="0" w:color="auto"/>
                <w:bottom w:val="none" w:sz="0" w:space="0" w:color="auto"/>
                <w:right w:val="none" w:sz="0" w:space="0" w:color="auto"/>
              </w:divBdr>
              <w:divsChild>
                <w:div w:id="8472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745765">
      <w:bodyDiv w:val="1"/>
      <w:marLeft w:val="0"/>
      <w:marRight w:val="0"/>
      <w:marTop w:val="0"/>
      <w:marBottom w:val="0"/>
      <w:divBdr>
        <w:top w:val="none" w:sz="0" w:space="0" w:color="auto"/>
        <w:left w:val="none" w:sz="0" w:space="0" w:color="auto"/>
        <w:bottom w:val="none" w:sz="0" w:space="0" w:color="auto"/>
        <w:right w:val="none" w:sz="0" w:space="0" w:color="auto"/>
      </w:divBdr>
    </w:div>
    <w:div w:id="422189441">
      <w:bodyDiv w:val="1"/>
      <w:marLeft w:val="0"/>
      <w:marRight w:val="0"/>
      <w:marTop w:val="0"/>
      <w:marBottom w:val="0"/>
      <w:divBdr>
        <w:top w:val="none" w:sz="0" w:space="0" w:color="auto"/>
        <w:left w:val="none" w:sz="0" w:space="0" w:color="auto"/>
        <w:bottom w:val="none" w:sz="0" w:space="0" w:color="auto"/>
        <w:right w:val="none" w:sz="0" w:space="0" w:color="auto"/>
      </w:divBdr>
    </w:div>
    <w:div w:id="517158636">
      <w:bodyDiv w:val="1"/>
      <w:marLeft w:val="0"/>
      <w:marRight w:val="0"/>
      <w:marTop w:val="0"/>
      <w:marBottom w:val="0"/>
      <w:divBdr>
        <w:top w:val="none" w:sz="0" w:space="0" w:color="auto"/>
        <w:left w:val="none" w:sz="0" w:space="0" w:color="auto"/>
        <w:bottom w:val="none" w:sz="0" w:space="0" w:color="auto"/>
        <w:right w:val="none" w:sz="0" w:space="0" w:color="auto"/>
      </w:divBdr>
    </w:div>
    <w:div w:id="526262639">
      <w:bodyDiv w:val="1"/>
      <w:marLeft w:val="0"/>
      <w:marRight w:val="0"/>
      <w:marTop w:val="0"/>
      <w:marBottom w:val="0"/>
      <w:divBdr>
        <w:top w:val="none" w:sz="0" w:space="0" w:color="auto"/>
        <w:left w:val="none" w:sz="0" w:space="0" w:color="auto"/>
        <w:bottom w:val="none" w:sz="0" w:space="0" w:color="auto"/>
        <w:right w:val="none" w:sz="0" w:space="0" w:color="auto"/>
      </w:divBdr>
    </w:div>
    <w:div w:id="548885753">
      <w:bodyDiv w:val="1"/>
      <w:marLeft w:val="0"/>
      <w:marRight w:val="0"/>
      <w:marTop w:val="0"/>
      <w:marBottom w:val="0"/>
      <w:divBdr>
        <w:top w:val="none" w:sz="0" w:space="0" w:color="auto"/>
        <w:left w:val="none" w:sz="0" w:space="0" w:color="auto"/>
        <w:bottom w:val="none" w:sz="0" w:space="0" w:color="auto"/>
        <w:right w:val="none" w:sz="0" w:space="0" w:color="auto"/>
      </w:divBdr>
    </w:div>
    <w:div w:id="590167979">
      <w:bodyDiv w:val="1"/>
      <w:marLeft w:val="0"/>
      <w:marRight w:val="0"/>
      <w:marTop w:val="0"/>
      <w:marBottom w:val="0"/>
      <w:divBdr>
        <w:top w:val="none" w:sz="0" w:space="0" w:color="auto"/>
        <w:left w:val="none" w:sz="0" w:space="0" w:color="auto"/>
        <w:bottom w:val="none" w:sz="0" w:space="0" w:color="auto"/>
        <w:right w:val="none" w:sz="0" w:space="0" w:color="auto"/>
      </w:divBdr>
    </w:div>
    <w:div w:id="613170862">
      <w:bodyDiv w:val="1"/>
      <w:marLeft w:val="0"/>
      <w:marRight w:val="0"/>
      <w:marTop w:val="0"/>
      <w:marBottom w:val="0"/>
      <w:divBdr>
        <w:top w:val="none" w:sz="0" w:space="0" w:color="auto"/>
        <w:left w:val="none" w:sz="0" w:space="0" w:color="auto"/>
        <w:bottom w:val="none" w:sz="0" w:space="0" w:color="auto"/>
        <w:right w:val="none" w:sz="0" w:space="0" w:color="auto"/>
      </w:divBdr>
    </w:div>
    <w:div w:id="627399432">
      <w:bodyDiv w:val="1"/>
      <w:marLeft w:val="0"/>
      <w:marRight w:val="0"/>
      <w:marTop w:val="0"/>
      <w:marBottom w:val="0"/>
      <w:divBdr>
        <w:top w:val="none" w:sz="0" w:space="0" w:color="auto"/>
        <w:left w:val="none" w:sz="0" w:space="0" w:color="auto"/>
        <w:bottom w:val="none" w:sz="0" w:space="0" w:color="auto"/>
        <w:right w:val="none" w:sz="0" w:space="0" w:color="auto"/>
      </w:divBdr>
    </w:div>
    <w:div w:id="662393471">
      <w:bodyDiv w:val="1"/>
      <w:marLeft w:val="0"/>
      <w:marRight w:val="0"/>
      <w:marTop w:val="0"/>
      <w:marBottom w:val="0"/>
      <w:divBdr>
        <w:top w:val="none" w:sz="0" w:space="0" w:color="auto"/>
        <w:left w:val="none" w:sz="0" w:space="0" w:color="auto"/>
        <w:bottom w:val="none" w:sz="0" w:space="0" w:color="auto"/>
        <w:right w:val="none" w:sz="0" w:space="0" w:color="auto"/>
      </w:divBdr>
    </w:div>
    <w:div w:id="682318891">
      <w:bodyDiv w:val="1"/>
      <w:marLeft w:val="0"/>
      <w:marRight w:val="0"/>
      <w:marTop w:val="0"/>
      <w:marBottom w:val="0"/>
      <w:divBdr>
        <w:top w:val="none" w:sz="0" w:space="0" w:color="auto"/>
        <w:left w:val="none" w:sz="0" w:space="0" w:color="auto"/>
        <w:bottom w:val="none" w:sz="0" w:space="0" w:color="auto"/>
        <w:right w:val="none" w:sz="0" w:space="0" w:color="auto"/>
      </w:divBdr>
      <w:divsChild>
        <w:div w:id="861631060">
          <w:marLeft w:val="0"/>
          <w:marRight w:val="0"/>
          <w:marTop w:val="0"/>
          <w:marBottom w:val="0"/>
          <w:divBdr>
            <w:top w:val="none" w:sz="0" w:space="0" w:color="auto"/>
            <w:left w:val="none" w:sz="0" w:space="0" w:color="auto"/>
            <w:bottom w:val="none" w:sz="0" w:space="0" w:color="auto"/>
            <w:right w:val="none" w:sz="0" w:space="0" w:color="auto"/>
          </w:divBdr>
          <w:divsChild>
            <w:div w:id="348219497">
              <w:marLeft w:val="0"/>
              <w:marRight w:val="0"/>
              <w:marTop w:val="0"/>
              <w:marBottom w:val="0"/>
              <w:divBdr>
                <w:top w:val="none" w:sz="0" w:space="0" w:color="auto"/>
                <w:left w:val="none" w:sz="0" w:space="0" w:color="auto"/>
                <w:bottom w:val="none" w:sz="0" w:space="0" w:color="auto"/>
                <w:right w:val="none" w:sz="0" w:space="0" w:color="auto"/>
              </w:divBdr>
              <w:divsChild>
                <w:div w:id="1218081313">
                  <w:marLeft w:val="0"/>
                  <w:marRight w:val="0"/>
                  <w:marTop w:val="0"/>
                  <w:marBottom w:val="0"/>
                  <w:divBdr>
                    <w:top w:val="none" w:sz="0" w:space="0" w:color="auto"/>
                    <w:left w:val="none" w:sz="0" w:space="0" w:color="auto"/>
                    <w:bottom w:val="none" w:sz="0" w:space="0" w:color="auto"/>
                    <w:right w:val="none" w:sz="0" w:space="0" w:color="auto"/>
                  </w:divBdr>
                  <w:divsChild>
                    <w:div w:id="144500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578946">
      <w:bodyDiv w:val="1"/>
      <w:marLeft w:val="0"/>
      <w:marRight w:val="0"/>
      <w:marTop w:val="0"/>
      <w:marBottom w:val="0"/>
      <w:divBdr>
        <w:top w:val="none" w:sz="0" w:space="0" w:color="auto"/>
        <w:left w:val="none" w:sz="0" w:space="0" w:color="auto"/>
        <w:bottom w:val="none" w:sz="0" w:space="0" w:color="auto"/>
        <w:right w:val="none" w:sz="0" w:space="0" w:color="auto"/>
      </w:divBdr>
    </w:div>
    <w:div w:id="761493590">
      <w:bodyDiv w:val="1"/>
      <w:marLeft w:val="0"/>
      <w:marRight w:val="0"/>
      <w:marTop w:val="0"/>
      <w:marBottom w:val="0"/>
      <w:divBdr>
        <w:top w:val="none" w:sz="0" w:space="0" w:color="auto"/>
        <w:left w:val="none" w:sz="0" w:space="0" w:color="auto"/>
        <w:bottom w:val="none" w:sz="0" w:space="0" w:color="auto"/>
        <w:right w:val="none" w:sz="0" w:space="0" w:color="auto"/>
      </w:divBdr>
      <w:divsChild>
        <w:div w:id="637683565">
          <w:marLeft w:val="0"/>
          <w:marRight w:val="0"/>
          <w:marTop w:val="0"/>
          <w:marBottom w:val="0"/>
          <w:divBdr>
            <w:top w:val="none" w:sz="0" w:space="0" w:color="auto"/>
            <w:left w:val="none" w:sz="0" w:space="0" w:color="auto"/>
            <w:bottom w:val="none" w:sz="0" w:space="0" w:color="auto"/>
            <w:right w:val="none" w:sz="0" w:space="0" w:color="auto"/>
          </w:divBdr>
          <w:divsChild>
            <w:div w:id="1562982598">
              <w:marLeft w:val="0"/>
              <w:marRight w:val="0"/>
              <w:marTop w:val="0"/>
              <w:marBottom w:val="0"/>
              <w:divBdr>
                <w:top w:val="none" w:sz="0" w:space="0" w:color="auto"/>
                <w:left w:val="none" w:sz="0" w:space="0" w:color="auto"/>
                <w:bottom w:val="none" w:sz="0" w:space="0" w:color="auto"/>
                <w:right w:val="none" w:sz="0" w:space="0" w:color="auto"/>
              </w:divBdr>
              <w:divsChild>
                <w:div w:id="92426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02967">
      <w:bodyDiv w:val="1"/>
      <w:marLeft w:val="0"/>
      <w:marRight w:val="0"/>
      <w:marTop w:val="0"/>
      <w:marBottom w:val="0"/>
      <w:divBdr>
        <w:top w:val="none" w:sz="0" w:space="0" w:color="auto"/>
        <w:left w:val="none" w:sz="0" w:space="0" w:color="auto"/>
        <w:bottom w:val="none" w:sz="0" w:space="0" w:color="auto"/>
        <w:right w:val="none" w:sz="0" w:space="0" w:color="auto"/>
      </w:divBdr>
    </w:div>
    <w:div w:id="847869462">
      <w:bodyDiv w:val="1"/>
      <w:marLeft w:val="0"/>
      <w:marRight w:val="0"/>
      <w:marTop w:val="0"/>
      <w:marBottom w:val="0"/>
      <w:divBdr>
        <w:top w:val="none" w:sz="0" w:space="0" w:color="auto"/>
        <w:left w:val="none" w:sz="0" w:space="0" w:color="auto"/>
        <w:bottom w:val="none" w:sz="0" w:space="0" w:color="auto"/>
        <w:right w:val="none" w:sz="0" w:space="0" w:color="auto"/>
      </w:divBdr>
      <w:divsChild>
        <w:div w:id="1663657952">
          <w:marLeft w:val="0"/>
          <w:marRight w:val="0"/>
          <w:marTop w:val="0"/>
          <w:marBottom w:val="0"/>
          <w:divBdr>
            <w:top w:val="none" w:sz="0" w:space="0" w:color="auto"/>
            <w:left w:val="none" w:sz="0" w:space="0" w:color="auto"/>
            <w:bottom w:val="none" w:sz="0" w:space="0" w:color="auto"/>
            <w:right w:val="none" w:sz="0" w:space="0" w:color="auto"/>
          </w:divBdr>
          <w:divsChild>
            <w:div w:id="17560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10461">
      <w:bodyDiv w:val="1"/>
      <w:marLeft w:val="0"/>
      <w:marRight w:val="0"/>
      <w:marTop w:val="0"/>
      <w:marBottom w:val="0"/>
      <w:divBdr>
        <w:top w:val="none" w:sz="0" w:space="0" w:color="auto"/>
        <w:left w:val="none" w:sz="0" w:space="0" w:color="auto"/>
        <w:bottom w:val="none" w:sz="0" w:space="0" w:color="auto"/>
        <w:right w:val="none" w:sz="0" w:space="0" w:color="auto"/>
      </w:divBdr>
    </w:div>
    <w:div w:id="949359404">
      <w:bodyDiv w:val="1"/>
      <w:marLeft w:val="0"/>
      <w:marRight w:val="0"/>
      <w:marTop w:val="0"/>
      <w:marBottom w:val="0"/>
      <w:divBdr>
        <w:top w:val="none" w:sz="0" w:space="0" w:color="auto"/>
        <w:left w:val="none" w:sz="0" w:space="0" w:color="auto"/>
        <w:bottom w:val="none" w:sz="0" w:space="0" w:color="auto"/>
        <w:right w:val="none" w:sz="0" w:space="0" w:color="auto"/>
      </w:divBdr>
    </w:div>
    <w:div w:id="1193811595">
      <w:bodyDiv w:val="1"/>
      <w:marLeft w:val="0"/>
      <w:marRight w:val="0"/>
      <w:marTop w:val="0"/>
      <w:marBottom w:val="0"/>
      <w:divBdr>
        <w:top w:val="none" w:sz="0" w:space="0" w:color="auto"/>
        <w:left w:val="none" w:sz="0" w:space="0" w:color="auto"/>
        <w:bottom w:val="none" w:sz="0" w:space="0" w:color="auto"/>
        <w:right w:val="none" w:sz="0" w:space="0" w:color="auto"/>
      </w:divBdr>
    </w:div>
    <w:div w:id="1194229020">
      <w:bodyDiv w:val="1"/>
      <w:marLeft w:val="0"/>
      <w:marRight w:val="0"/>
      <w:marTop w:val="0"/>
      <w:marBottom w:val="0"/>
      <w:divBdr>
        <w:top w:val="none" w:sz="0" w:space="0" w:color="auto"/>
        <w:left w:val="none" w:sz="0" w:space="0" w:color="auto"/>
        <w:bottom w:val="none" w:sz="0" w:space="0" w:color="auto"/>
        <w:right w:val="none" w:sz="0" w:space="0" w:color="auto"/>
      </w:divBdr>
    </w:div>
    <w:div w:id="1328483321">
      <w:bodyDiv w:val="1"/>
      <w:marLeft w:val="0"/>
      <w:marRight w:val="0"/>
      <w:marTop w:val="0"/>
      <w:marBottom w:val="0"/>
      <w:divBdr>
        <w:top w:val="none" w:sz="0" w:space="0" w:color="auto"/>
        <w:left w:val="none" w:sz="0" w:space="0" w:color="auto"/>
        <w:bottom w:val="none" w:sz="0" w:space="0" w:color="auto"/>
        <w:right w:val="none" w:sz="0" w:space="0" w:color="auto"/>
      </w:divBdr>
    </w:div>
    <w:div w:id="1367634669">
      <w:bodyDiv w:val="1"/>
      <w:marLeft w:val="0"/>
      <w:marRight w:val="0"/>
      <w:marTop w:val="0"/>
      <w:marBottom w:val="0"/>
      <w:divBdr>
        <w:top w:val="none" w:sz="0" w:space="0" w:color="auto"/>
        <w:left w:val="none" w:sz="0" w:space="0" w:color="auto"/>
        <w:bottom w:val="none" w:sz="0" w:space="0" w:color="auto"/>
        <w:right w:val="none" w:sz="0" w:space="0" w:color="auto"/>
      </w:divBdr>
    </w:div>
    <w:div w:id="1441952662">
      <w:bodyDiv w:val="1"/>
      <w:marLeft w:val="0"/>
      <w:marRight w:val="0"/>
      <w:marTop w:val="0"/>
      <w:marBottom w:val="0"/>
      <w:divBdr>
        <w:top w:val="none" w:sz="0" w:space="0" w:color="auto"/>
        <w:left w:val="none" w:sz="0" w:space="0" w:color="auto"/>
        <w:bottom w:val="none" w:sz="0" w:space="0" w:color="auto"/>
        <w:right w:val="none" w:sz="0" w:space="0" w:color="auto"/>
      </w:divBdr>
    </w:div>
    <w:div w:id="1641880367">
      <w:bodyDiv w:val="1"/>
      <w:marLeft w:val="0"/>
      <w:marRight w:val="0"/>
      <w:marTop w:val="0"/>
      <w:marBottom w:val="0"/>
      <w:divBdr>
        <w:top w:val="none" w:sz="0" w:space="0" w:color="auto"/>
        <w:left w:val="none" w:sz="0" w:space="0" w:color="auto"/>
        <w:bottom w:val="none" w:sz="0" w:space="0" w:color="auto"/>
        <w:right w:val="none" w:sz="0" w:space="0" w:color="auto"/>
      </w:divBdr>
    </w:div>
    <w:div w:id="1642415862">
      <w:bodyDiv w:val="1"/>
      <w:marLeft w:val="0"/>
      <w:marRight w:val="0"/>
      <w:marTop w:val="0"/>
      <w:marBottom w:val="0"/>
      <w:divBdr>
        <w:top w:val="none" w:sz="0" w:space="0" w:color="auto"/>
        <w:left w:val="none" w:sz="0" w:space="0" w:color="auto"/>
        <w:bottom w:val="none" w:sz="0" w:space="0" w:color="auto"/>
        <w:right w:val="none" w:sz="0" w:space="0" w:color="auto"/>
      </w:divBdr>
    </w:div>
    <w:div w:id="1713724315">
      <w:bodyDiv w:val="1"/>
      <w:marLeft w:val="0"/>
      <w:marRight w:val="0"/>
      <w:marTop w:val="0"/>
      <w:marBottom w:val="0"/>
      <w:divBdr>
        <w:top w:val="none" w:sz="0" w:space="0" w:color="auto"/>
        <w:left w:val="none" w:sz="0" w:space="0" w:color="auto"/>
        <w:bottom w:val="none" w:sz="0" w:space="0" w:color="auto"/>
        <w:right w:val="none" w:sz="0" w:space="0" w:color="auto"/>
      </w:divBdr>
    </w:div>
    <w:div w:id="1728840150">
      <w:bodyDiv w:val="1"/>
      <w:marLeft w:val="0"/>
      <w:marRight w:val="0"/>
      <w:marTop w:val="0"/>
      <w:marBottom w:val="0"/>
      <w:divBdr>
        <w:top w:val="none" w:sz="0" w:space="0" w:color="auto"/>
        <w:left w:val="none" w:sz="0" w:space="0" w:color="auto"/>
        <w:bottom w:val="none" w:sz="0" w:space="0" w:color="auto"/>
        <w:right w:val="none" w:sz="0" w:space="0" w:color="auto"/>
      </w:divBdr>
      <w:divsChild>
        <w:div w:id="431776961">
          <w:marLeft w:val="0"/>
          <w:marRight w:val="0"/>
          <w:marTop w:val="0"/>
          <w:marBottom w:val="0"/>
          <w:divBdr>
            <w:top w:val="none" w:sz="0" w:space="0" w:color="auto"/>
            <w:left w:val="none" w:sz="0" w:space="0" w:color="auto"/>
            <w:bottom w:val="none" w:sz="0" w:space="0" w:color="auto"/>
            <w:right w:val="none" w:sz="0" w:space="0" w:color="auto"/>
          </w:divBdr>
          <w:divsChild>
            <w:div w:id="728066943">
              <w:marLeft w:val="0"/>
              <w:marRight w:val="0"/>
              <w:marTop w:val="0"/>
              <w:marBottom w:val="0"/>
              <w:divBdr>
                <w:top w:val="none" w:sz="0" w:space="0" w:color="auto"/>
                <w:left w:val="none" w:sz="0" w:space="0" w:color="auto"/>
                <w:bottom w:val="none" w:sz="0" w:space="0" w:color="auto"/>
                <w:right w:val="none" w:sz="0" w:space="0" w:color="auto"/>
              </w:divBdr>
              <w:divsChild>
                <w:div w:id="197528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002942">
      <w:bodyDiv w:val="1"/>
      <w:marLeft w:val="0"/>
      <w:marRight w:val="0"/>
      <w:marTop w:val="0"/>
      <w:marBottom w:val="0"/>
      <w:divBdr>
        <w:top w:val="none" w:sz="0" w:space="0" w:color="auto"/>
        <w:left w:val="none" w:sz="0" w:space="0" w:color="auto"/>
        <w:bottom w:val="none" w:sz="0" w:space="0" w:color="auto"/>
        <w:right w:val="none" w:sz="0" w:space="0" w:color="auto"/>
      </w:divBdr>
    </w:div>
    <w:div w:id="1823547594">
      <w:bodyDiv w:val="1"/>
      <w:marLeft w:val="0"/>
      <w:marRight w:val="0"/>
      <w:marTop w:val="0"/>
      <w:marBottom w:val="0"/>
      <w:divBdr>
        <w:top w:val="none" w:sz="0" w:space="0" w:color="auto"/>
        <w:left w:val="none" w:sz="0" w:space="0" w:color="auto"/>
        <w:bottom w:val="none" w:sz="0" w:space="0" w:color="auto"/>
        <w:right w:val="none" w:sz="0" w:space="0" w:color="auto"/>
      </w:divBdr>
    </w:div>
    <w:div w:id="1853757630">
      <w:bodyDiv w:val="1"/>
      <w:marLeft w:val="0"/>
      <w:marRight w:val="0"/>
      <w:marTop w:val="0"/>
      <w:marBottom w:val="0"/>
      <w:divBdr>
        <w:top w:val="none" w:sz="0" w:space="0" w:color="auto"/>
        <w:left w:val="none" w:sz="0" w:space="0" w:color="auto"/>
        <w:bottom w:val="none" w:sz="0" w:space="0" w:color="auto"/>
        <w:right w:val="none" w:sz="0" w:space="0" w:color="auto"/>
      </w:divBdr>
    </w:div>
    <w:div w:id="1865052337">
      <w:bodyDiv w:val="1"/>
      <w:marLeft w:val="0"/>
      <w:marRight w:val="0"/>
      <w:marTop w:val="0"/>
      <w:marBottom w:val="0"/>
      <w:divBdr>
        <w:top w:val="none" w:sz="0" w:space="0" w:color="auto"/>
        <w:left w:val="none" w:sz="0" w:space="0" w:color="auto"/>
        <w:bottom w:val="none" w:sz="0" w:space="0" w:color="auto"/>
        <w:right w:val="none" w:sz="0" w:space="0" w:color="auto"/>
      </w:divBdr>
    </w:div>
    <w:div w:id="1966160065">
      <w:bodyDiv w:val="1"/>
      <w:marLeft w:val="0"/>
      <w:marRight w:val="0"/>
      <w:marTop w:val="0"/>
      <w:marBottom w:val="0"/>
      <w:divBdr>
        <w:top w:val="none" w:sz="0" w:space="0" w:color="auto"/>
        <w:left w:val="none" w:sz="0" w:space="0" w:color="auto"/>
        <w:bottom w:val="none" w:sz="0" w:space="0" w:color="auto"/>
        <w:right w:val="none" w:sz="0" w:space="0" w:color="auto"/>
      </w:divBdr>
    </w:div>
    <w:div w:id="2005934996">
      <w:bodyDiv w:val="1"/>
      <w:marLeft w:val="0"/>
      <w:marRight w:val="0"/>
      <w:marTop w:val="0"/>
      <w:marBottom w:val="0"/>
      <w:divBdr>
        <w:top w:val="none" w:sz="0" w:space="0" w:color="auto"/>
        <w:left w:val="none" w:sz="0" w:space="0" w:color="auto"/>
        <w:bottom w:val="none" w:sz="0" w:space="0" w:color="auto"/>
        <w:right w:val="none" w:sz="0" w:space="0" w:color="auto"/>
      </w:divBdr>
    </w:div>
    <w:div w:id="2024938628">
      <w:bodyDiv w:val="1"/>
      <w:marLeft w:val="0"/>
      <w:marRight w:val="0"/>
      <w:marTop w:val="0"/>
      <w:marBottom w:val="0"/>
      <w:divBdr>
        <w:top w:val="none" w:sz="0" w:space="0" w:color="auto"/>
        <w:left w:val="none" w:sz="0" w:space="0" w:color="auto"/>
        <w:bottom w:val="none" w:sz="0" w:space="0" w:color="auto"/>
        <w:right w:val="none" w:sz="0" w:space="0" w:color="auto"/>
      </w:divBdr>
    </w:div>
    <w:div w:id="2028678227">
      <w:bodyDiv w:val="1"/>
      <w:marLeft w:val="0"/>
      <w:marRight w:val="0"/>
      <w:marTop w:val="0"/>
      <w:marBottom w:val="0"/>
      <w:divBdr>
        <w:top w:val="none" w:sz="0" w:space="0" w:color="auto"/>
        <w:left w:val="none" w:sz="0" w:space="0" w:color="auto"/>
        <w:bottom w:val="none" w:sz="0" w:space="0" w:color="auto"/>
        <w:right w:val="none" w:sz="0" w:space="0" w:color="auto"/>
      </w:divBdr>
    </w:div>
    <w:div w:id="2078361286">
      <w:bodyDiv w:val="1"/>
      <w:marLeft w:val="0"/>
      <w:marRight w:val="0"/>
      <w:marTop w:val="0"/>
      <w:marBottom w:val="0"/>
      <w:divBdr>
        <w:top w:val="none" w:sz="0" w:space="0" w:color="auto"/>
        <w:left w:val="none" w:sz="0" w:space="0" w:color="auto"/>
        <w:bottom w:val="none" w:sz="0" w:space="0" w:color="auto"/>
        <w:right w:val="none" w:sz="0" w:space="0" w:color="auto"/>
      </w:divBdr>
    </w:div>
    <w:div w:id="2141606050">
      <w:bodyDiv w:val="1"/>
      <w:marLeft w:val="0"/>
      <w:marRight w:val="0"/>
      <w:marTop w:val="0"/>
      <w:marBottom w:val="0"/>
      <w:divBdr>
        <w:top w:val="none" w:sz="0" w:space="0" w:color="auto"/>
        <w:left w:val="none" w:sz="0" w:space="0" w:color="auto"/>
        <w:bottom w:val="none" w:sz="0" w:space="0" w:color="auto"/>
        <w:right w:val="none" w:sz="0" w:space="0" w:color="auto"/>
      </w:divBdr>
      <w:divsChild>
        <w:div w:id="380402496">
          <w:marLeft w:val="0"/>
          <w:marRight w:val="0"/>
          <w:marTop w:val="0"/>
          <w:marBottom w:val="0"/>
          <w:divBdr>
            <w:top w:val="none" w:sz="0" w:space="0" w:color="auto"/>
            <w:left w:val="none" w:sz="0" w:space="0" w:color="auto"/>
            <w:bottom w:val="none" w:sz="0" w:space="0" w:color="auto"/>
            <w:right w:val="none" w:sz="0" w:space="0" w:color="auto"/>
          </w:divBdr>
          <w:divsChild>
            <w:div w:id="176846630">
              <w:marLeft w:val="0"/>
              <w:marRight w:val="0"/>
              <w:marTop w:val="0"/>
              <w:marBottom w:val="0"/>
              <w:divBdr>
                <w:top w:val="none" w:sz="0" w:space="0" w:color="auto"/>
                <w:left w:val="none" w:sz="0" w:space="0" w:color="auto"/>
                <w:bottom w:val="none" w:sz="0" w:space="0" w:color="auto"/>
                <w:right w:val="none" w:sz="0" w:space="0" w:color="auto"/>
              </w:divBdr>
              <w:divsChild>
                <w:div w:id="7881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60885">
      <w:bodyDiv w:val="1"/>
      <w:marLeft w:val="0"/>
      <w:marRight w:val="0"/>
      <w:marTop w:val="0"/>
      <w:marBottom w:val="0"/>
      <w:divBdr>
        <w:top w:val="none" w:sz="0" w:space="0" w:color="auto"/>
        <w:left w:val="none" w:sz="0" w:space="0" w:color="auto"/>
        <w:bottom w:val="none" w:sz="0" w:space="0" w:color="auto"/>
        <w:right w:val="none" w:sz="0" w:space="0" w:color="auto"/>
      </w:divBdr>
    </w:div>
    <w:div w:id="2146269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piotr.napieralski@p.lodz.p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jpe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6/09/relationships/commentsIds" Target="commentsIds.xml"/><Relationship Id="rId32" Type="http://schemas.openxmlformats.org/officeDocument/2006/relationships/image" Target="media/image21.png"/><Relationship Id="rId37" Type="http://schemas.openxmlformats.org/officeDocument/2006/relationships/hyperlink" Target="https://github.com/MenosGrandes/PupilDiamete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commentsExtended" Target="commentsExtended.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2084D1F1-DC4F-4AE5-9CF6-9A15E42DB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13</Pages>
  <Words>5430</Words>
  <Characters>30957</Characters>
  <Application>Microsoft Office Word</Application>
  <DocSecurity>0</DocSecurity>
  <Lines>257</Lines>
  <Paragraphs>72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INSTRUCTIONS FOR PREPARATION OF PAPERS</vt:lpstr>
      <vt:lpstr>INSTRUCTIONS FOR PREPARATION OF PAPERS</vt:lpstr>
    </vt:vector>
  </TitlesOfParts>
  <Company/>
  <LinksUpToDate>false</LinksUpToDate>
  <CharactersWithSpaces>36315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PREPARATION OF PAPERS</dc:title>
  <dc:subject/>
  <dc:creator>Wojciech Pietrowski</dc:creator>
  <cp:keywords>EPNC 2018</cp:keywords>
  <cp:lastModifiedBy>Filip Rynkiewicz</cp:lastModifiedBy>
  <cp:revision>15</cp:revision>
  <cp:lastPrinted>2010-01-05T12:45:00Z</cp:lastPrinted>
  <dcterms:created xsi:type="dcterms:W3CDTF">2019-05-06T18:11:00Z</dcterms:created>
  <dcterms:modified xsi:type="dcterms:W3CDTF">2019-05-21T11:40:00Z</dcterms:modified>
</cp:coreProperties>
</file>